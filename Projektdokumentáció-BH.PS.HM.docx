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40BD83" w14:textId="0D08FD97" w:rsidR="008E5A49" w:rsidRPr="007C79DF" w:rsidRDefault="00B61B8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 w:rsidRPr="007C79DF">
        <w:rPr>
          <w:rFonts w:ascii="Times New Roman" w:eastAsia="Times New Roman" w:hAnsi="Times New Roman" w:cs="Times New Roman"/>
          <w:b/>
          <w:sz w:val="56"/>
          <w:szCs w:val="56"/>
        </w:rPr>
        <w:t>MCM – Modular Computing Market</w:t>
      </w:r>
    </w:p>
    <w:p w14:paraId="672A6659" w14:textId="1C90D74F" w:rsidR="008E5A49" w:rsidRPr="007C79DF" w:rsidRDefault="008E5A49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B24FD2A" w14:textId="717E0109" w:rsidR="008E5A49" w:rsidRPr="007C79DF" w:rsidRDefault="00E17FE5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F572EF">
        <w:rPr>
          <w:rFonts w:ascii="Times New Roman" w:hAnsi="Times New Roman" w:cs="Times New Roman"/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02562AFE" wp14:editId="78E902F0">
            <wp:simplePos x="0" y="0"/>
            <wp:positionH relativeFrom="margin">
              <wp:posOffset>1420495</wp:posOffset>
            </wp:positionH>
            <wp:positionV relativeFrom="margin">
              <wp:posOffset>1380741</wp:posOffset>
            </wp:positionV>
            <wp:extent cx="2705100" cy="345186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eri_logo_kezdola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353" w:rsidRPr="007C79DF">
        <w:rPr>
          <w:rFonts w:ascii="Times New Roman" w:eastAsia="Times New Roman" w:hAnsi="Times New Roman" w:cs="Times New Roman"/>
          <w:sz w:val="52"/>
          <w:szCs w:val="52"/>
        </w:rPr>
        <w:t>Vizsgaremek</w:t>
      </w:r>
    </w:p>
    <w:p w14:paraId="0A37501D" w14:textId="24E4BF45" w:rsidR="008E5A49" w:rsidRPr="007C79DF" w:rsidRDefault="008E5A49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DAB6C7B" w14:textId="0087B6D7" w:rsidR="008E5A49" w:rsidRPr="007C79DF" w:rsidRDefault="008E5A49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2EB378F" w14:textId="77777777" w:rsidR="008E5A49" w:rsidRPr="007C79DF" w:rsidRDefault="008E5A49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5993C31" w14:textId="2E632B89" w:rsidR="00C40353" w:rsidRPr="007C79DF" w:rsidRDefault="00C4035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7D456EEA" w14:textId="5B40C24B" w:rsidR="00C40353" w:rsidRPr="007C79DF" w:rsidRDefault="00C4035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477525E5" w14:textId="77777777" w:rsidR="00C40353" w:rsidRPr="007C79DF" w:rsidRDefault="00C4035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77D10707" w14:textId="77777777" w:rsidR="00C40353" w:rsidRPr="007C79DF" w:rsidRDefault="00C4035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61DE87C6" w14:textId="77777777" w:rsidR="00C40353" w:rsidRPr="007C79DF" w:rsidRDefault="00C4035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bookmarkStart w:id="0" w:name="_GoBack"/>
      <w:bookmarkEnd w:id="0"/>
    </w:p>
    <w:p w14:paraId="7968E3C6" w14:textId="77777777" w:rsidR="00C40353" w:rsidRPr="007C79DF" w:rsidRDefault="00C4035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2A443D43" w14:textId="77777777" w:rsidR="00C40353" w:rsidRPr="007C79DF" w:rsidRDefault="00C4035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56DEC7FB" w14:textId="77777777" w:rsidR="00C40353" w:rsidRPr="007C79DF" w:rsidRDefault="00C40353" w:rsidP="00E17FE5">
      <w:pPr>
        <w:spacing w:after="0" w:line="360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4CDB3C24" w14:textId="435D5146" w:rsidR="00B61B83" w:rsidRPr="007C79DF" w:rsidRDefault="00935999" w:rsidP="00935999">
      <w:pPr>
        <w:tabs>
          <w:tab w:val="left" w:pos="519"/>
          <w:tab w:val="center" w:pos="4535"/>
        </w:tabs>
        <w:spacing w:after="0" w:line="36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7C79DF">
        <w:rPr>
          <w:rFonts w:ascii="Times New Roman" w:eastAsia="Times New Roman" w:hAnsi="Times New Roman" w:cs="Times New Roman"/>
          <w:sz w:val="44"/>
          <w:szCs w:val="44"/>
        </w:rPr>
        <w:tab/>
      </w:r>
      <w:r w:rsidRPr="007C79DF">
        <w:rPr>
          <w:rFonts w:ascii="Times New Roman" w:eastAsia="Times New Roman" w:hAnsi="Times New Roman" w:cs="Times New Roman"/>
          <w:sz w:val="44"/>
          <w:szCs w:val="44"/>
        </w:rPr>
        <w:tab/>
      </w:r>
      <w:r w:rsidR="00B61B83" w:rsidRPr="007C79DF">
        <w:rPr>
          <w:rFonts w:ascii="Times New Roman" w:eastAsia="Times New Roman" w:hAnsi="Times New Roman" w:cs="Times New Roman"/>
          <w:sz w:val="44"/>
          <w:szCs w:val="44"/>
        </w:rPr>
        <w:t>Készítette:</w:t>
      </w:r>
    </w:p>
    <w:p w14:paraId="3CF58F59" w14:textId="77777777" w:rsidR="00B61B83" w:rsidRPr="007C79DF" w:rsidRDefault="00B61B8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7C79DF">
        <w:rPr>
          <w:rFonts w:ascii="Times New Roman" w:eastAsia="Times New Roman" w:hAnsi="Times New Roman" w:cs="Times New Roman"/>
          <w:sz w:val="44"/>
          <w:szCs w:val="44"/>
        </w:rPr>
        <w:t xml:space="preserve">Bakk Hunor, Pásztor Simon, Halász Marcell 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Times New Roman" w:hAnsi="Times New Roman" w:cs="Times New Roman"/>
          <w:sz w:val="48"/>
          <w:szCs w:val="48"/>
        </w:rPr>
        <w:t xml:space="preserve">13.C 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Times New Roman" w:hAnsi="Times New Roman" w:cs="Times New Roman"/>
          <w:sz w:val="44"/>
          <w:szCs w:val="44"/>
        </w:rPr>
        <w:t>Szent István Katolikus Gimnázium és Technikum</w:t>
      </w:r>
    </w:p>
    <w:p w14:paraId="049F31CB" w14:textId="77777777" w:rsidR="00B61B83" w:rsidRPr="007C79DF" w:rsidRDefault="00B61B8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5717B900" w14:textId="1C256890" w:rsidR="7A1917B5" w:rsidRPr="007C79DF" w:rsidRDefault="00B61B83" w:rsidP="00E17FE5">
      <w:pPr>
        <w:spacing w:after="0"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7C79DF">
        <w:rPr>
          <w:rFonts w:ascii="Times New Roman" w:eastAsia="Times New Roman" w:hAnsi="Times New Roman" w:cs="Times New Roman"/>
          <w:sz w:val="44"/>
          <w:szCs w:val="44"/>
        </w:rPr>
        <w:t xml:space="preserve"> 2026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427968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9A346A7" w14:textId="5E4F0F36" w:rsidR="00C40353" w:rsidRPr="007C79DF" w:rsidRDefault="00C40353" w:rsidP="00E17FE5">
          <w:pPr>
            <w:pStyle w:val="Tartalomjegyzkcmsora"/>
            <w:spacing w:before="0" w:line="360" w:lineRule="auto"/>
            <w:jc w:val="both"/>
            <w:rPr>
              <w:rFonts w:ascii="Times New Roman" w:hAnsi="Times New Roman" w:cs="Times New Roman"/>
              <w:color w:val="auto"/>
            </w:rPr>
          </w:pPr>
          <w:r w:rsidRPr="007C79DF">
            <w:rPr>
              <w:rFonts w:ascii="Times New Roman" w:hAnsi="Times New Roman" w:cs="Times New Roman"/>
              <w:color w:val="auto"/>
            </w:rPr>
            <w:t>Tartalom</w:t>
          </w:r>
        </w:p>
        <w:p w14:paraId="3EEBF40B" w14:textId="310B24DE" w:rsidR="00A01E84" w:rsidRDefault="00C40353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r w:rsidRPr="00F572EF">
            <w:rPr>
              <w:rFonts w:ascii="Times New Roman" w:hAnsi="Times New Roman" w:cs="Times New Roman"/>
            </w:rPr>
            <w:fldChar w:fldCharType="begin"/>
          </w:r>
          <w:r w:rsidRPr="007C79DF">
            <w:rPr>
              <w:rFonts w:ascii="Times New Roman" w:hAnsi="Times New Roman" w:cs="Times New Roman"/>
            </w:rPr>
            <w:instrText xml:space="preserve"> TOC \o "1-3" \h \z \u </w:instrText>
          </w:r>
          <w:r w:rsidRPr="00F572EF">
            <w:rPr>
              <w:rFonts w:ascii="Times New Roman" w:hAnsi="Times New Roman" w:cs="Times New Roman"/>
            </w:rPr>
            <w:fldChar w:fldCharType="separate"/>
          </w:r>
          <w:hyperlink w:anchor="_Toc224296433" w:history="1">
            <w:r w:rsidR="00A01E84" w:rsidRPr="004C65F6">
              <w:rPr>
                <w:rStyle w:val="Hiperhivatkozs"/>
                <w:rFonts w:ascii="Times New Roman" w:eastAsia="Times New Roman" w:hAnsi="Times New Roman" w:cs="Times New Roman"/>
                <w:b/>
                <w:noProof/>
              </w:rPr>
              <w:t>Bevezetés</w:t>
            </w:r>
            <w:r w:rsidR="00A01E84">
              <w:rPr>
                <w:noProof/>
                <w:webHidden/>
              </w:rPr>
              <w:tab/>
            </w:r>
            <w:r w:rsidR="00A01E84">
              <w:rPr>
                <w:noProof/>
                <w:webHidden/>
              </w:rPr>
              <w:fldChar w:fldCharType="begin"/>
            </w:r>
            <w:r w:rsidR="00A01E84">
              <w:rPr>
                <w:noProof/>
                <w:webHidden/>
              </w:rPr>
              <w:instrText xml:space="preserve"> PAGEREF _Toc224296433 \h </w:instrText>
            </w:r>
            <w:r w:rsidR="00A01E84">
              <w:rPr>
                <w:noProof/>
                <w:webHidden/>
              </w:rPr>
            </w:r>
            <w:r w:rsidR="00A01E84">
              <w:rPr>
                <w:noProof/>
                <w:webHidden/>
              </w:rPr>
              <w:fldChar w:fldCharType="separate"/>
            </w:r>
            <w:r w:rsidR="00A01E84">
              <w:rPr>
                <w:noProof/>
                <w:webHidden/>
              </w:rPr>
              <w:t>5</w:t>
            </w:r>
            <w:r w:rsidR="00A01E84">
              <w:rPr>
                <w:noProof/>
                <w:webHidden/>
              </w:rPr>
              <w:fldChar w:fldCharType="end"/>
            </w:r>
          </w:hyperlink>
        </w:p>
        <w:p w14:paraId="7CFE1C1D" w14:textId="7D84565F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34" w:history="1">
            <w:r w:rsidRPr="004C65F6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987BC" w14:textId="64EDFDA2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35" w:history="1">
            <w:r w:rsidRPr="004C65F6">
              <w:rPr>
                <w:rStyle w:val="Hiperhivatkozs"/>
                <w:noProof/>
              </w:rPr>
              <w:t>A rendszer felhasználói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9133C" w14:textId="27E52B24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36" w:history="1">
            <w:r w:rsidRPr="004C65F6">
              <w:rPr>
                <w:rStyle w:val="Hiperhivatkozs"/>
                <w:noProof/>
              </w:rPr>
              <w:t>A rendszer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B9C5" w14:textId="4002D3B5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37" w:history="1">
            <w:r w:rsidRPr="004C65F6">
              <w:rPr>
                <w:rStyle w:val="Hiperhivatkozs"/>
                <w:rFonts w:ascii="Times New Roman" w:hAnsi="Times New Roman" w:cs="Times New Roman"/>
                <w:b/>
                <w:noProof/>
              </w:rPr>
              <w:t>MCM Frontend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6D4B" w14:textId="2C403A0C" w:rsidR="00A01E84" w:rsidRDefault="00A01E84">
          <w:pPr>
            <w:pStyle w:val="TJ2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38" w:history="1">
            <w:r w:rsidRPr="004C65F6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4C65F6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FAEF6" w14:textId="685595D0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39" w:history="1">
            <w:r w:rsidRPr="004C65F6">
              <w:rPr>
                <w:rStyle w:val="Hiperhivatkozs"/>
                <w:noProof/>
              </w:rPr>
              <w:t>2. Projekt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7EF9C" w14:textId="638C4AA4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0" w:history="1">
            <w:r w:rsidRPr="004C65F6">
              <w:rPr>
                <w:rStyle w:val="Hiperhivatkozs"/>
                <w:noProof/>
              </w:rPr>
              <w:t>3. Architektúra és Tervezési 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FD7C9" w14:textId="29A36861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1" w:history="1">
            <w:r w:rsidRPr="004C65F6">
              <w:rPr>
                <w:rStyle w:val="Hiperhivatkozs"/>
                <w:noProof/>
              </w:rPr>
              <w:t>4. Főbb komponensek és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28FE" w14:textId="53D76DF3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2" w:history="1">
            <w:r w:rsidRPr="004C65F6">
              <w:rPr>
                <w:rStyle w:val="Hiperhivatkozs"/>
                <w:noProof/>
              </w:rPr>
              <w:t>5. Navigáció és Útvonalak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4C21" w14:textId="12C5E671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3" w:history="1">
            <w:r w:rsidRPr="004C65F6">
              <w:rPr>
                <w:rStyle w:val="Hiperhivatkozs"/>
                <w:noProof/>
              </w:rPr>
              <w:t>6. UI Komponensek Viselkedése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835C6" w14:textId="5F941D03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4" w:history="1">
            <w:r w:rsidRPr="004C65F6">
              <w:rPr>
                <w:rStyle w:val="Hiperhivatkozs"/>
                <w:noProof/>
              </w:rPr>
              <w:t>7. Styling és téma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D815" w14:textId="0EC54F0E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5" w:history="1">
            <w:r w:rsidRPr="004C65F6">
              <w:rPr>
                <w:rStyle w:val="Hiperhivatkozs"/>
                <w:noProof/>
              </w:rPr>
              <w:t>8. Fejlesztési és futtatási 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54783" w14:textId="5DFB12FC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6" w:history="1">
            <w:r w:rsidRPr="004C65F6">
              <w:rPr>
                <w:rStyle w:val="Hiperhivatkozs"/>
                <w:noProof/>
              </w:rPr>
              <w:t>9. Funkciók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5B0A" w14:textId="48FCFEBE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7" w:history="1">
            <w:r w:rsidRPr="004C65F6">
              <w:rPr>
                <w:rStyle w:val="Hiperhivatkozs"/>
                <w:noProof/>
              </w:rPr>
              <w:t>10. További fejlesztési tapasztalatok, technológiai alternatívák és jövőbeli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24675" w14:textId="2E6F67D6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8" w:history="1">
            <w:r w:rsidRPr="004C65F6">
              <w:rPr>
                <w:rStyle w:val="Hiperhivatkozs"/>
                <w:rFonts w:ascii="Times New Roman" w:hAnsi="Times New Roman" w:cs="Times New Roman"/>
                <w:b/>
                <w:noProof/>
                <w:lang w:val="en-US"/>
              </w:rPr>
              <w:t>MCM Backend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B658" w14:textId="0644FFB5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49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3584" w14:textId="6DC5F3E2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0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Architektúra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0A35" w14:textId="480D6425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1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Mappastruktúra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75378" w14:textId="6CC489FC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2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Környezet és függőségek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EF9E" w14:textId="278FE8EF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3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index.js – a szerver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A761D" w14:textId="6BABBF8E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4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Middleware-ek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F7CD" w14:textId="2F61869D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5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Route-ok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2EF8" w14:textId="26C6C46E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6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auth.routes.js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9C1C" w14:textId="27D3C376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7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protected.routes.js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BE1F9" w14:textId="6A34C4BD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8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Kontroller-ek (üzleti logika)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8D469" w14:textId="28EF9D69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59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login.controller.js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C0DF" w14:textId="755727B3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0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register.controller.js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90719" w14:textId="72532EC1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1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cart.controller.js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2CFD" w14:textId="56C785A2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2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checkout.controller.js és order.controller.js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B6C2" w14:textId="088C97C5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3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Middleware-ek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09F2" w14:textId="275DF54D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4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auth.middleware.js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37BF" w14:textId="6CFD8916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5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optionalAuth.middleware.js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6204" w14:textId="3B7F0101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6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Modellek (Sequelize)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6262B" w14:textId="3B8F873E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7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user.model.js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1D0F" w14:textId="6C3F0764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8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index.js (modellek inicializálása)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8F55" w14:textId="2E245C91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69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Tipikus működési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D8346" w14:textId="0DFCA063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0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Egyéb fontos részek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1F4A3" w14:textId="5C595CFF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1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Tesztelés / 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F3BF" w14:textId="2D7A5B3C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2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Jövőbeli bővítések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BAC2" w14:textId="3B8C6223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3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Példa kódrészletek a dokumentációhoz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26C2F" w14:textId="3D61CCF0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4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Kosárba tétel meghívása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1A64" w14:textId="206D4127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5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JWT ellenőrzése middleware-ben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A6DEF" w14:textId="60B8E464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6" w:history="1">
            <w:r w:rsidRPr="004C65F6">
              <w:rPr>
                <w:rStyle w:val="Hiperhivatkozs"/>
                <w:rFonts w:ascii="Times New Roman" w:eastAsia="Aptos" w:hAnsi="Times New Roman" w:cs="Times New Roman"/>
                <w:bCs/>
                <w:noProof/>
                <w:lang w:val="en-US"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82A1D" w14:textId="521FF835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7" w:history="1">
            <w:r w:rsidRPr="004C65F6">
              <w:rPr>
                <w:rStyle w:val="Hiperhivatkozs"/>
                <w:rFonts w:ascii="Times New Roman" w:hAnsi="Times New Roman" w:cs="Times New Roman"/>
                <w:b/>
                <w:noProof/>
              </w:rPr>
              <w:t>MCM Adatbázis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6E88" w14:textId="6823010C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8" w:history="1">
            <w:r w:rsidRPr="004C65F6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122A2" w14:textId="7B70BF1D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79" w:history="1">
            <w:r w:rsidRPr="004C65F6">
              <w:rPr>
                <w:rStyle w:val="Hiperhivatkozs"/>
                <w:noProof/>
              </w:rPr>
              <w:t>Adatbázis Szerkezete -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A88C7" w14:textId="1FCEA67D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0" w:history="1">
            <w:r w:rsidRPr="004C65F6">
              <w:rPr>
                <w:rStyle w:val="Hiperhivatkozs"/>
                <w:rFonts w:ascii="Times New Roman" w:eastAsia="Times New Roman" w:hAnsi="Times New Roman" w:cs="Times New Roman"/>
                <w:noProof/>
              </w:rPr>
              <w:t>Az egyes táblák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E11BD" w14:textId="2FBA4374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1" w:history="1">
            <w:r w:rsidRPr="004C65F6">
              <w:rPr>
                <w:rStyle w:val="Hiperhivatkozs"/>
                <w:noProof/>
              </w:rPr>
              <w:t>1. Users Tábla - Felhasználó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B322A" w14:textId="327F4A46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2" w:history="1">
            <w:r w:rsidRPr="004C65F6">
              <w:rPr>
                <w:rStyle w:val="Hiperhivatkozs"/>
                <w:noProof/>
              </w:rPr>
              <w:t>2. Products Tábla - Termék Centrális Nyilvántartása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03912" w14:textId="66240325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3" w:history="1">
            <w:r w:rsidRPr="004C65F6">
              <w:rPr>
                <w:rStyle w:val="Hiperhivatkozs"/>
                <w:noProof/>
              </w:rPr>
              <w:t>3. Users és Cart_Items Reláció - Vásárlási Kosár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A29C6" w14:textId="31D47913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4" w:history="1">
            <w:r w:rsidRPr="004C65F6">
              <w:rPr>
                <w:rStyle w:val="Hiperhivatkozs"/>
                <w:noProof/>
              </w:rPr>
              <w:t>4. Orders tábla - rendelések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180A6" w14:textId="5BCC5159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5" w:history="1">
            <w:r w:rsidRPr="004C65F6">
              <w:rPr>
                <w:rStyle w:val="Hiperhivatkozs"/>
                <w:noProof/>
              </w:rPr>
              <w:t>5. OrderDetails tábla - rendelés sorok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337A" w14:textId="52750794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6" w:history="1">
            <w:r w:rsidRPr="004C65F6">
              <w:rPr>
                <w:rStyle w:val="Hiperhivatkozs"/>
                <w:noProof/>
              </w:rPr>
              <w:t>6. GameKeys Tábla - videójáték kulcsok nyilvántartása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09A9F" w14:textId="5138A2DF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7" w:history="1">
            <w:r w:rsidRPr="004C65F6">
              <w:rPr>
                <w:rStyle w:val="Hiperhivatkozs"/>
                <w:noProof/>
              </w:rPr>
              <w:t>7. GiftCards tábla - ajándékkártyák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8B4A7" w14:textId="4B275E5E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8" w:history="1">
            <w:r w:rsidRPr="004C65F6">
              <w:rPr>
                <w:rStyle w:val="Hiperhivatkozs"/>
                <w:rFonts w:ascii="Times New Roman" w:eastAsia="Times New Roman" w:hAnsi="Times New Roman" w:cs="Times New Roman"/>
                <w:noProof/>
              </w:rPr>
              <w:t>Adatbázis Relációk Összefoglalása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76448" w14:textId="425D936E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89" w:history="1">
            <w:r w:rsidRPr="004C65F6">
              <w:rPr>
                <w:rStyle w:val="Hiperhivatkozs"/>
                <w:rFonts w:ascii="Times New Roman" w:eastAsia="Times New Roman" w:hAnsi="Times New Roman" w:cs="Times New Roman"/>
                <w:noProof/>
              </w:rPr>
              <w:t>Teljes Rendelés (Order + Details + Product Info)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CA24" w14:textId="40BBF19E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0" w:history="1">
            <w:r w:rsidRPr="004C65F6">
              <w:rPr>
                <w:rStyle w:val="Hiperhivatkozs"/>
                <w:rFonts w:ascii="Times New Roman" w:hAnsi="Times New Roman" w:cs="Times New Roman"/>
                <w:noProof/>
              </w:rPr>
              <w:t>Felhasználó vásárlási története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9275" w14:textId="1D20F68D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1" w:history="1">
            <w:r w:rsidRPr="004C65F6">
              <w:rPr>
                <w:rStyle w:val="Hiperhivatkozs"/>
                <w:rFonts w:ascii="Times New Roman" w:hAnsi="Times New Roman" w:cs="Times New Roman"/>
                <w:noProof/>
              </w:rPr>
              <w:t>Készlet nyilvántartás (hardware + kulcsok + kártyák)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86201" w14:textId="0F286790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2" w:history="1">
            <w:r w:rsidRPr="004C65F6">
              <w:rPr>
                <w:rStyle w:val="Hiperhivatkozs"/>
                <w:rFonts w:ascii="Times New Roman" w:hAnsi="Times New Roman" w:cs="Times New Roman"/>
                <w:noProof/>
              </w:rPr>
              <w:t>Teljesítmény optimalizálás és indexek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48F7D" w14:textId="68FA3ED5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3" w:history="1">
            <w:r w:rsidRPr="004C65F6">
              <w:rPr>
                <w:rStyle w:val="Hiperhivatkozs"/>
                <w:rFonts w:ascii="Times New Roman" w:hAnsi="Times New Roman" w:cs="Times New Roman"/>
                <w:noProof/>
              </w:rPr>
              <w:t>Biztonsági megjegyzések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810F" w14:textId="2D96A121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4" w:history="1">
            <w:r w:rsidRPr="004C65F6">
              <w:rPr>
                <w:rStyle w:val="Hiperhivatkozs"/>
                <w:rFonts w:ascii="Times New Roman" w:hAnsi="Times New Roman" w:cs="Times New Roman"/>
                <w:noProof/>
              </w:rPr>
              <w:t>Jelenlegi adatok összefoglalása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DD57" w14:textId="042FA5D8" w:rsidR="00A01E84" w:rsidRDefault="00A01E84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5" w:history="1">
            <w:r w:rsidRPr="004C65F6">
              <w:rPr>
                <w:rStyle w:val="Hiperhivatkozs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119F" w14:textId="57DE757C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6" w:history="1">
            <w:r w:rsidRPr="004C65F6">
              <w:rPr>
                <w:rStyle w:val="Hiperhivatkozs"/>
                <w:noProof/>
              </w:rPr>
              <w:t>Technológiák és Keretrendszerek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8D162" w14:textId="557FFF47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7" w:history="1">
            <w:r w:rsidRPr="004C65F6">
              <w:rPr>
                <w:rStyle w:val="Hiperhivatkozs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58786" w14:textId="2CA99E98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8" w:history="1">
            <w:r w:rsidRPr="004C65F6">
              <w:rPr>
                <w:rStyle w:val="Hiperhivatkozs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0150" w14:textId="2DEAB67B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499" w:history="1">
            <w:r w:rsidRPr="004C65F6">
              <w:rPr>
                <w:rStyle w:val="Hiperhivatkozs"/>
                <w:noProof/>
              </w:rPr>
              <w:t>Adatbázis: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8278A" w14:textId="4267AD8C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0" w:history="1">
            <w:r w:rsidRPr="004C65F6">
              <w:rPr>
                <w:rStyle w:val="Hiperhivatkozs"/>
                <w:noProof/>
              </w:rPr>
              <w:t>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ABEE" w14:textId="616F1223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1" w:history="1">
            <w:r w:rsidRPr="004C65F6">
              <w:rPr>
                <w:rStyle w:val="Hiperhivatkozs"/>
                <w:noProof/>
              </w:rPr>
              <w:t>Fejlesztési Eszközök és Könyvtárak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9849" w14:textId="73BEDB87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2" w:history="1">
            <w:r w:rsidRPr="004C65F6">
              <w:rPr>
                <w:rStyle w:val="Hiperhivatkozs"/>
                <w:noProof/>
              </w:rPr>
              <w:t>Backend Dependencies: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05A9" w14:textId="59A91998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3" w:history="1">
            <w:r w:rsidRPr="004C65F6">
              <w:rPr>
                <w:rStyle w:val="Hiperhivatkozs"/>
                <w:noProof/>
              </w:rPr>
              <w:t>Frontend Dependencies: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CF67" w14:textId="7CB81FD1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4" w:history="1">
            <w:r w:rsidRPr="004C65F6">
              <w:rPr>
                <w:rStyle w:val="Hiperhivatkozs"/>
                <w:noProof/>
              </w:rPr>
              <w:t>Fejlesztési Eszközök: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864C" w14:textId="6D556C83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5" w:history="1">
            <w:r w:rsidRPr="004C65F6">
              <w:rPr>
                <w:rStyle w:val="Hiperhivatkozs"/>
                <w:noProof/>
              </w:rPr>
              <w:t>Projekt Struktúra és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F051" w14:textId="7EDA4AC1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6" w:history="1">
            <w:r w:rsidRPr="004C65F6">
              <w:rPr>
                <w:rStyle w:val="Hiperhivatkozs"/>
                <w:noProof/>
              </w:rPr>
              <w:t>Backend Struktúra: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440B" w14:textId="36E67DF7" w:rsidR="00A01E84" w:rsidRDefault="00A01E84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7" w:history="1">
            <w:r w:rsidRPr="004C65F6">
              <w:rPr>
                <w:rStyle w:val="Hiperhivatkozs"/>
                <w:noProof/>
              </w:rPr>
              <w:t>Frontend Struktúra: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D3410" w14:textId="24DDB9DA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8" w:history="1">
            <w:r w:rsidRPr="004C65F6">
              <w:rPr>
                <w:rStyle w:val="Hiperhivatkozs"/>
                <w:noProof/>
              </w:rPr>
              <w:t>Környezeti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0A06" w14:textId="2C5C9D34" w:rsidR="00A01E84" w:rsidRDefault="00A01E84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296509" w:history="1">
            <w:r w:rsidRPr="004C65F6">
              <w:rPr>
                <w:rStyle w:val="Hiperhivatkozs"/>
                <w:noProof/>
              </w:rPr>
              <w:t>Verziókezelés és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84974" w14:textId="24D29D5E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" w:author="MAA" w:date="2026-03-13T12:12:00Z"/>
              <w:rFonts w:eastAsiaTheme="minorEastAsia"/>
              <w:noProof/>
              <w:lang w:eastAsia="hu-HU"/>
            </w:rPr>
          </w:pPr>
          <w:del w:id="2" w:author="MAA" w:date="2026-03-13T12:12:00Z">
            <w:r w:rsidRPr="00A01E84" w:rsidDel="00F572EF">
              <w:rPr>
                <w:rStyle w:val="Hiperhivatkozs"/>
                <w:rFonts w:ascii="Times New Roman" w:eastAsia="Times New Roman" w:hAnsi="Times New Roman" w:cs="Times New Roman"/>
                <w:b/>
                <w:noProof/>
                <w:color w:val="auto"/>
              </w:rPr>
              <w:delText>Bevezetés</w:delText>
            </w:r>
            <w:r w:rsidRPr="007C79DF" w:rsidDel="00F572EF">
              <w:rPr>
                <w:noProof/>
                <w:webHidden/>
              </w:rPr>
              <w:tab/>
              <w:delText>4</w:delText>
            </w:r>
          </w:del>
        </w:p>
        <w:p w14:paraId="6B76B1C4" w14:textId="67E6F947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3" w:author="MAA" w:date="2026-03-13T12:12:00Z"/>
              <w:rFonts w:eastAsiaTheme="minorEastAsia"/>
              <w:noProof/>
              <w:lang w:eastAsia="hu-HU"/>
            </w:rPr>
          </w:pPr>
          <w:del w:id="4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5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A projekt célja</w:delText>
            </w:r>
            <w:r w:rsidRPr="007C79DF" w:rsidDel="00F572EF">
              <w:rPr>
                <w:noProof/>
                <w:webHidden/>
              </w:rPr>
              <w:tab/>
              <w:delText>4</w:delText>
            </w:r>
          </w:del>
        </w:p>
        <w:p w14:paraId="438EA91C" w14:textId="68DEEA3D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6" w:author="MAA" w:date="2026-03-13T12:12:00Z"/>
              <w:rFonts w:eastAsiaTheme="minorEastAsia"/>
              <w:noProof/>
              <w:lang w:eastAsia="hu-HU"/>
            </w:rPr>
          </w:pPr>
          <w:del w:id="7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8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A rendszer felhasználói</w:delText>
            </w:r>
            <w:r w:rsidRPr="007C79DF" w:rsidDel="00F572EF">
              <w:rPr>
                <w:noProof/>
                <w:webHidden/>
              </w:rPr>
              <w:tab/>
              <w:delText>5</w:delText>
            </w:r>
          </w:del>
        </w:p>
        <w:p w14:paraId="52FA6938" w14:textId="53242083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9" w:author="MAA" w:date="2026-03-13T12:12:00Z"/>
              <w:rFonts w:eastAsiaTheme="minorEastAsia"/>
              <w:noProof/>
              <w:lang w:eastAsia="hu-HU"/>
            </w:rPr>
          </w:pPr>
          <w:del w:id="10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1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A rendszer felépítése</w:delText>
            </w:r>
            <w:r w:rsidRPr="007C79DF" w:rsidDel="00F572EF">
              <w:rPr>
                <w:noProof/>
                <w:webHidden/>
              </w:rPr>
              <w:tab/>
              <w:delText>5</w:delText>
            </w:r>
          </w:del>
        </w:p>
        <w:p w14:paraId="6BA35F36" w14:textId="16AD5B76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2" w:author="MAA" w:date="2026-03-13T12:12:00Z"/>
              <w:rFonts w:eastAsiaTheme="minorEastAsia"/>
              <w:noProof/>
              <w:lang w:eastAsia="hu-HU"/>
            </w:rPr>
          </w:pPr>
          <w:del w:id="13" w:author="MAA" w:date="2026-03-13T12:12:00Z">
            <w:r w:rsidRPr="00F572EF" w:rsidDel="00F572EF">
              <w:rPr>
                <w:rStyle w:val="Hiperhivatkozs"/>
                <w:rFonts w:ascii="Times New Roman" w:hAnsi="Times New Roman" w:cs="Times New Roman"/>
                <w:b/>
                <w:noProof/>
                <w:color w:val="auto"/>
                <w:rPrChange w:id="14" w:author="MAA" w:date="2026-03-13T12:12:00Z">
                  <w:rPr>
                    <w:rStyle w:val="Hiperhivatkozs"/>
                    <w:rFonts w:ascii="Times New Roman" w:hAnsi="Times New Roman" w:cs="Times New Roman"/>
                    <w:b/>
                    <w:noProof/>
                    <w:color w:val="auto"/>
                  </w:rPr>
                </w:rPrChange>
              </w:rPr>
              <w:delText>MCM Frontend Dokumentáció</w:delText>
            </w:r>
            <w:r w:rsidRPr="007C79DF" w:rsidDel="00F572EF">
              <w:rPr>
                <w:noProof/>
                <w:webHidden/>
              </w:rPr>
              <w:tab/>
              <w:delText>6</w:delText>
            </w:r>
          </w:del>
        </w:p>
        <w:p w14:paraId="75887A99" w14:textId="505BFA12" w:rsidR="008D465D" w:rsidRPr="007C79DF" w:rsidDel="00F572EF" w:rsidRDefault="008D465D">
          <w:pPr>
            <w:pStyle w:val="TJ2"/>
            <w:tabs>
              <w:tab w:val="left" w:pos="660"/>
              <w:tab w:val="right" w:leader="dot" w:pos="9060"/>
            </w:tabs>
            <w:rPr>
              <w:del w:id="15" w:author="MAA" w:date="2026-03-13T12:12:00Z"/>
              <w:rFonts w:eastAsiaTheme="minorEastAsia"/>
              <w:noProof/>
              <w:lang w:eastAsia="hu-HU"/>
            </w:rPr>
          </w:pPr>
          <w:del w:id="16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7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1.</w:delText>
            </w:r>
            <w:r w:rsidRPr="007C79DF" w:rsidDel="00F572EF">
              <w:rPr>
                <w:rFonts w:eastAsiaTheme="minorEastAsia"/>
                <w:noProof/>
                <w:lang w:eastAsia="hu-HU"/>
              </w:rPr>
              <w:tab/>
            </w:r>
            <w:r w:rsidRPr="00F572EF" w:rsidDel="00F572EF">
              <w:rPr>
                <w:rStyle w:val="Hiperhivatkozs"/>
                <w:noProof/>
                <w:color w:val="auto"/>
                <w:rPrChange w:id="18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Bevezetés</w:delText>
            </w:r>
            <w:r w:rsidRPr="007C79DF" w:rsidDel="00F572EF">
              <w:rPr>
                <w:noProof/>
                <w:webHidden/>
              </w:rPr>
              <w:tab/>
              <w:delText>6</w:delText>
            </w:r>
          </w:del>
        </w:p>
        <w:p w14:paraId="0FD433A6" w14:textId="38D29062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9" w:author="MAA" w:date="2026-03-13T12:12:00Z"/>
              <w:rFonts w:eastAsiaTheme="minorEastAsia"/>
              <w:noProof/>
              <w:lang w:eastAsia="hu-HU"/>
            </w:rPr>
          </w:pPr>
          <w:del w:id="20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21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2. Projekt Felépítése</w:delText>
            </w:r>
            <w:r w:rsidRPr="007C79DF" w:rsidDel="00F572EF">
              <w:rPr>
                <w:noProof/>
                <w:webHidden/>
              </w:rPr>
              <w:tab/>
              <w:delText>7</w:delText>
            </w:r>
          </w:del>
        </w:p>
        <w:p w14:paraId="5ACE28B7" w14:textId="14FB0488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22" w:author="MAA" w:date="2026-03-13T12:12:00Z"/>
              <w:rFonts w:eastAsiaTheme="minorEastAsia"/>
              <w:noProof/>
              <w:lang w:eastAsia="hu-HU"/>
            </w:rPr>
          </w:pPr>
          <w:del w:id="23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24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3. Architektúra és Tervezési Elvek</w:delText>
            </w:r>
            <w:r w:rsidRPr="007C79DF" w:rsidDel="00F572EF">
              <w:rPr>
                <w:noProof/>
                <w:webHidden/>
              </w:rPr>
              <w:tab/>
              <w:delText>8</w:delText>
            </w:r>
          </w:del>
        </w:p>
        <w:p w14:paraId="31FCE446" w14:textId="0110BAEA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25" w:author="MAA" w:date="2026-03-13T12:12:00Z"/>
              <w:rFonts w:eastAsiaTheme="minorEastAsia"/>
              <w:noProof/>
              <w:lang w:eastAsia="hu-HU"/>
            </w:rPr>
          </w:pPr>
          <w:del w:id="26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27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4. Főbb komponensek és szolgáltatások</w:delText>
            </w:r>
            <w:r w:rsidRPr="007C79DF" w:rsidDel="00F572EF">
              <w:rPr>
                <w:noProof/>
                <w:webHidden/>
              </w:rPr>
              <w:tab/>
              <w:delText>9</w:delText>
            </w:r>
          </w:del>
        </w:p>
        <w:p w14:paraId="4DCE2B91" w14:textId="5568A135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28" w:author="MAA" w:date="2026-03-13T12:12:00Z"/>
              <w:rFonts w:eastAsiaTheme="minorEastAsia"/>
              <w:noProof/>
              <w:lang w:eastAsia="hu-HU"/>
            </w:rPr>
          </w:pPr>
          <w:del w:id="29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30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5. Navigáció és Útvonalak</w:delText>
            </w:r>
            <w:r w:rsidRPr="007C79DF" w:rsidDel="00F572EF">
              <w:rPr>
                <w:noProof/>
                <w:webHidden/>
              </w:rPr>
              <w:tab/>
              <w:delText>11</w:delText>
            </w:r>
          </w:del>
        </w:p>
        <w:p w14:paraId="796A4738" w14:textId="75F35673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31" w:author="MAA" w:date="2026-03-13T12:12:00Z"/>
              <w:rFonts w:eastAsiaTheme="minorEastAsia"/>
              <w:noProof/>
              <w:lang w:eastAsia="hu-HU"/>
            </w:rPr>
          </w:pPr>
          <w:del w:id="32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33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6. UI Komponensek Viselkedése</w:delText>
            </w:r>
            <w:r w:rsidRPr="007C79DF" w:rsidDel="00F572EF">
              <w:rPr>
                <w:noProof/>
                <w:webHidden/>
              </w:rPr>
              <w:tab/>
              <w:delText>12</w:delText>
            </w:r>
          </w:del>
        </w:p>
        <w:p w14:paraId="7D3B1E9C" w14:textId="182A96E5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34" w:author="MAA" w:date="2026-03-13T12:12:00Z"/>
              <w:rFonts w:eastAsiaTheme="minorEastAsia"/>
              <w:noProof/>
              <w:lang w:eastAsia="hu-HU"/>
            </w:rPr>
          </w:pPr>
          <w:del w:id="35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36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7. Styling és téma</w:delText>
            </w:r>
            <w:r w:rsidRPr="007C79DF" w:rsidDel="00F572EF">
              <w:rPr>
                <w:noProof/>
                <w:webHidden/>
              </w:rPr>
              <w:tab/>
              <w:delText>13</w:delText>
            </w:r>
          </w:del>
        </w:p>
        <w:p w14:paraId="60123CD5" w14:textId="1829B80E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37" w:author="MAA" w:date="2026-03-13T12:12:00Z"/>
              <w:rFonts w:eastAsiaTheme="minorEastAsia"/>
              <w:noProof/>
              <w:lang w:eastAsia="hu-HU"/>
            </w:rPr>
          </w:pPr>
          <w:del w:id="38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39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8. Fejlesztési és futtatási lépések</w:delText>
            </w:r>
            <w:r w:rsidRPr="007C79DF" w:rsidDel="00F572EF">
              <w:rPr>
                <w:noProof/>
                <w:webHidden/>
              </w:rPr>
              <w:tab/>
              <w:delText>14</w:delText>
            </w:r>
          </w:del>
        </w:p>
        <w:p w14:paraId="36B4A274" w14:textId="45DF5DB2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40" w:author="MAA" w:date="2026-03-13T12:12:00Z"/>
              <w:rFonts w:eastAsiaTheme="minorEastAsia"/>
              <w:noProof/>
              <w:lang w:eastAsia="hu-HU"/>
            </w:rPr>
          </w:pPr>
          <w:del w:id="41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42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9. Funkciók működése</w:delText>
            </w:r>
            <w:r w:rsidRPr="007C79DF" w:rsidDel="00F572EF">
              <w:rPr>
                <w:noProof/>
                <w:webHidden/>
              </w:rPr>
              <w:tab/>
              <w:delText>15</w:delText>
            </w:r>
          </w:del>
        </w:p>
        <w:p w14:paraId="4AC90545" w14:textId="7A6AF495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43" w:author="MAA" w:date="2026-03-13T12:12:00Z"/>
              <w:rFonts w:eastAsiaTheme="minorEastAsia"/>
              <w:noProof/>
              <w:lang w:eastAsia="hu-HU"/>
            </w:rPr>
          </w:pPr>
          <w:del w:id="44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45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10. További fejlesztési tapasztalatok, technológiai alternatívák és jövőbeli lehetőségek</w:delText>
            </w:r>
            <w:r w:rsidRPr="007C79DF" w:rsidDel="00F572EF">
              <w:rPr>
                <w:noProof/>
                <w:webHidden/>
              </w:rPr>
              <w:tab/>
              <w:delText>15</w:delText>
            </w:r>
          </w:del>
        </w:p>
        <w:p w14:paraId="1CDC0CB3" w14:textId="2741F9FE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46" w:author="MAA" w:date="2026-03-13T12:12:00Z"/>
              <w:rFonts w:eastAsiaTheme="minorEastAsia"/>
              <w:noProof/>
              <w:lang w:eastAsia="hu-HU"/>
            </w:rPr>
          </w:pPr>
          <w:del w:id="47" w:author="MAA" w:date="2026-03-13T12:12:00Z">
            <w:r w:rsidRPr="00F572EF" w:rsidDel="00F572EF">
              <w:rPr>
                <w:rStyle w:val="Hiperhivatkozs"/>
                <w:rFonts w:ascii="Times New Roman" w:hAnsi="Times New Roman" w:cs="Times New Roman"/>
                <w:b/>
                <w:noProof/>
                <w:color w:val="auto"/>
                <w:lang w:val="en-US"/>
                <w:rPrChange w:id="48" w:author="MAA" w:date="2026-03-13T12:12:00Z">
                  <w:rPr>
                    <w:rStyle w:val="Hiperhivatkozs"/>
                    <w:rFonts w:ascii="Times New Roman" w:hAnsi="Times New Roman" w:cs="Times New Roman"/>
                    <w:b/>
                    <w:noProof/>
                    <w:color w:val="auto"/>
                    <w:lang w:val="en-US"/>
                  </w:rPr>
                </w:rPrChange>
              </w:rPr>
              <w:delText>MCM Backend Dokumentáció</w:delText>
            </w:r>
            <w:r w:rsidRPr="007C79DF" w:rsidDel="00F572EF">
              <w:rPr>
                <w:noProof/>
                <w:webHidden/>
              </w:rPr>
              <w:tab/>
              <w:delText>17</w:delText>
            </w:r>
          </w:del>
        </w:p>
        <w:p w14:paraId="40DFE055" w14:textId="0A3DBFF8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49" w:author="MAA" w:date="2026-03-13T12:12:00Z"/>
              <w:rFonts w:eastAsiaTheme="minorEastAsia"/>
              <w:noProof/>
              <w:lang w:eastAsia="hu-HU"/>
            </w:rPr>
          </w:pPr>
          <w:del w:id="50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51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Bevezetés</w:delText>
            </w:r>
            <w:r w:rsidRPr="007C79DF" w:rsidDel="00F572EF">
              <w:rPr>
                <w:noProof/>
                <w:webHidden/>
              </w:rPr>
              <w:tab/>
              <w:delText>17</w:delText>
            </w:r>
          </w:del>
        </w:p>
        <w:p w14:paraId="67ADE449" w14:textId="740ECCB5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52" w:author="MAA" w:date="2026-03-13T12:12:00Z"/>
              <w:rFonts w:eastAsiaTheme="minorEastAsia"/>
              <w:noProof/>
              <w:lang w:eastAsia="hu-HU"/>
            </w:rPr>
          </w:pPr>
          <w:del w:id="53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54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Architektúra áttekintés</w:delText>
            </w:r>
            <w:r w:rsidRPr="007C79DF" w:rsidDel="00F572EF">
              <w:rPr>
                <w:noProof/>
                <w:webHidden/>
              </w:rPr>
              <w:tab/>
              <w:delText>17</w:delText>
            </w:r>
          </w:del>
        </w:p>
        <w:p w14:paraId="151BA255" w14:textId="5753F839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55" w:author="MAA" w:date="2026-03-13T12:12:00Z"/>
              <w:rFonts w:eastAsiaTheme="minorEastAsia"/>
              <w:noProof/>
              <w:lang w:eastAsia="hu-HU"/>
            </w:rPr>
          </w:pPr>
          <w:del w:id="56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57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Mappastruktúra</w:delText>
            </w:r>
            <w:r w:rsidRPr="007C79DF" w:rsidDel="00F572EF">
              <w:rPr>
                <w:noProof/>
                <w:webHidden/>
              </w:rPr>
              <w:tab/>
              <w:delText>18</w:delText>
            </w:r>
          </w:del>
        </w:p>
        <w:p w14:paraId="602F5A3D" w14:textId="45732701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58" w:author="MAA" w:date="2026-03-13T12:12:00Z"/>
              <w:rFonts w:eastAsiaTheme="minorEastAsia"/>
              <w:noProof/>
              <w:lang w:eastAsia="hu-HU"/>
            </w:rPr>
          </w:pPr>
          <w:del w:id="59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60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Környezet és függőségek</w:delText>
            </w:r>
            <w:r w:rsidRPr="007C79DF" w:rsidDel="00F572EF">
              <w:rPr>
                <w:noProof/>
                <w:webHidden/>
              </w:rPr>
              <w:tab/>
              <w:delText>19</w:delText>
            </w:r>
          </w:del>
        </w:p>
        <w:p w14:paraId="13A5BB51" w14:textId="5CAB6DE9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61" w:author="MAA" w:date="2026-03-13T12:12:00Z"/>
              <w:rFonts w:eastAsiaTheme="minorEastAsia"/>
              <w:noProof/>
              <w:lang w:eastAsia="hu-HU"/>
            </w:rPr>
          </w:pPr>
          <w:del w:id="62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63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index.js – a szerver indítása</w:delText>
            </w:r>
            <w:r w:rsidRPr="007C79DF" w:rsidDel="00F572EF">
              <w:rPr>
                <w:noProof/>
                <w:webHidden/>
              </w:rPr>
              <w:tab/>
              <w:delText>20</w:delText>
            </w:r>
          </w:del>
        </w:p>
        <w:p w14:paraId="580FCE24" w14:textId="14644D33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64" w:author="MAA" w:date="2026-03-13T12:12:00Z"/>
              <w:rFonts w:eastAsiaTheme="minorEastAsia"/>
              <w:noProof/>
              <w:lang w:eastAsia="hu-HU"/>
            </w:rPr>
          </w:pPr>
          <w:del w:id="65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66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Middleware-ek</w:delText>
            </w:r>
            <w:r w:rsidRPr="007C79DF" w:rsidDel="00F572EF">
              <w:rPr>
                <w:noProof/>
                <w:webHidden/>
              </w:rPr>
              <w:tab/>
              <w:delText>20</w:delText>
            </w:r>
          </w:del>
        </w:p>
        <w:p w14:paraId="7164325C" w14:textId="6AC96BDA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67" w:author="MAA" w:date="2026-03-13T12:12:00Z"/>
              <w:rFonts w:eastAsiaTheme="minorEastAsia"/>
              <w:noProof/>
              <w:lang w:eastAsia="hu-HU"/>
            </w:rPr>
          </w:pPr>
          <w:del w:id="68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69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Route-ok</w:delText>
            </w:r>
            <w:r w:rsidRPr="007C79DF" w:rsidDel="00F572EF">
              <w:rPr>
                <w:noProof/>
                <w:webHidden/>
              </w:rPr>
              <w:tab/>
              <w:delText>21</w:delText>
            </w:r>
          </w:del>
        </w:p>
        <w:p w14:paraId="2BECFA38" w14:textId="6A56C002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70" w:author="MAA" w:date="2026-03-13T12:12:00Z"/>
              <w:rFonts w:eastAsiaTheme="minorEastAsia"/>
              <w:noProof/>
              <w:lang w:eastAsia="hu-HU"/>
            </w:rPr>
          </w:pPr>
          <w:del w:id="71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72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auth.routes.js</w:delText>
            </w:r>
            <w:r w:rsidRPr="007C79DF" w:rsidDel="00F572EF">
              <w:rPr>
                <w:noProof/>
                <w:webHidden/>
              </w:rPr>
              <w:tab/>
              <w:delText>22</w:delText>
            </w:r>
          </w:del>
        </w:p>
        <w:p w14:paraId="3D48077E" w14:textId="5687C193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73" w:author="MAA" w:date="2026-03-13T12:12:00Z"/>
              <w:rFonts w:eastAsiaTheme="minorEastAsia"/>
              <w:noProof/>
              <w:lang w:eastAsia="hu-HU"/>
            </w:rPr>
          </w:pPr>
          <w:del w:id="74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75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protected.routes.js</w:delText>
            </w:r>
            <w:r w:rsidRPr="007C79DF" w:rsidDel="00F572EF">
              <w:rPr>
                <w:noProof/>
                <w:webHidden/>
              </w:rPr>
              <w:tab/>
              <w:delText>22</w:delText>
            </w:r>
          </w:del>
        </w:p>
        <w:p w14:paraId="0F543BC0" w14:textId="50F87E8C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76" w:author="MAA" w:date="2026-03-13T12:12:00Z"/>
              <w:rFonts w:eastAsiaTheme="minorEastAsia"/>
              <w:noProof/>
              <w:lang w:eastAsia="hu-HU"/>
            </w:rPr>
          </w:pPr>
          <w:del w:id="77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78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Kontroller-ek (üzleti logika)</w:delText>
            </w:r>
            <w:r w:rsidRPr="007C79DF" w:rsidDel="00F572EF">
              <w:rPr>
                <w:noProof/>
                <w:webHidden/>
              </w:rPr>
              <w:tab/>
              <w:delText>22</w:delText>
            </w:r>
          </w:del>
        </w:p>
        <w:p w14:paraId="2D84F976" w14:textId="69BEC3F9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79" w:author="MAA" w:date="2026-03-13T12:12:00Z"/>
              <w:rFonts w:eastAsiaTheme="minorEastAsia"/>
              <w:noProof/>
              <w:lang w:eastAsia="hu-HU"/>
            </w:rPr>
          </w:pPr>
          <w:del w:id="80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81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login.controller.js</w:delText>
            </w:r>
            <w:r w:rsidRPr="007C79DF" w:rsidDel="00F572EF">
              <w:rPr>
                <w:noProof/>
                <w:webHidden/>
              </w:rPr>
              <w:tab/>
              <w:delText>23</w:delText>
            </w:r>
          </w:del>
        </w:p>
        <w:p w14:paraId="6162ECFF" w14:textId="10123F8C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82" w:author="MAA" w:date="2026-03-13T12:12:00Z"/>
              <w:rFonts w:eastAsiaTheme="minorEastAsia"/>
              <w:noProof/>
              <w:lang w:eastAsia="hu-HU"/>
            </w:rPr>
          </w:pPr>
          <w:del w:id="83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84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register.controller.js</w:delText>
            </w:r>
            <w:r w:rsidRPr="007C79DF" w:rsidDel="00F572EF">
              <w:rPr>
                <w:noProof/>
                <w:webHidden/>
              </w:rPr>
              <w:tab/>
              <w:delText>23</w:delText>
            </w:r>
          </w:del>
        </w:p>
        <w:p w14:paraId="2B2AD744" w14:textId="62993D8F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85" w:author="MAA" w:date="2026-03-13T12:12:00Z"/>
              <w:rFonts w:eastAsiaTheme="minorEastAsia"/>
              <w:noProof/>
              <w:lang w:eastAsia="hu-HU"/>
            </w:rPr>
          </w:pPr>
          <w:del w:id="86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87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cart.controller.js</w:delText>
            </w:r>
            <w:r w:rsidRPr="007C79DF" w:rsidDel="00F572EF">
              <w:rPr>
                <w:noProof/>
                <w:webHidden/>
              </w:rPr>
              <w:tab/>
              <w:delText>24</w:delText>
            </w:r>
          </w:del>
        </w:p>
        <w:p w14:paraId="2591235F" w14:textId="103706F3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88" w:author="MAA" w:date="2026-03-13T12:12:00Z"/>
              <w:rFonts w:eastAsiaTheme="minorEastAsia"/>
              <w:noProof/>
              <w:lang w:eastAsia="hu-HU"/>
            </w:rPr>
          </w:pPr>
          <w:del w:id="89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90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checkout.controller.js és order.controller.js</w:delText>
            </w:r>
            <w:r w:rsidRPr="007C79DF" w:rsidDel="00F572EF">
              <w:rPr>
                <w:noProof/>
                <w:webHidden/>
              </w:rPr>
              <w:tab/>
              <w:delText>24</w:delText>
            </w:r>
          </w:del>
        </w:p>
        <w:p w14:paraId="4C06BAEB" w14:textId="4549DF43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91" w:author="MAA" w:date="2026-03-13T12:12:00Z"/>
              <w:rFonts w:eastAsiaTheme="minorEastAsia"/>
              <w:noProof/>
              <w:lang w:eastAsia="hu-HU"/>
            </w:rPr>
          </w:pPr>
          <w:del w:id="92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93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Middleware-ek</w:delText>
            </w:r>
            <w:r w:rsidRPr="007C79DF" w:rsidDel="00F572EF">
              <w:rPr>
                <w:noProof/>
                <w:webHidden/>
              </w:rPr>
              <w:tab/>
              <w:delText>24</w:delText>
            </w:r>
          </w:del>
        </w:p>
        <w:p w14:paraId="393DA72F" w14:textId="2BE6A2AF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94" w:author="MAA" w:date="2026-03-13T12:12:00Z"/>
              <w:rFonts w:eastAsiaTheme="minorEastAsia"/>
              <w:noProof/>
              <w:lang w:eastAsia="hu-HU"/>
            </w:rPr>
          </w:pPr>
          <w:del w:id="95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96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auth.middleware.js</w:delText>
            </w:r>
            <w:r w:rsidRPr="007C79DF" w:rsidDel="00F572EF">
              <w:rPr>
                <w:noProof/>
                <w:webHidden/>
              </w:rPr>
              <w:tab/>
              <w:delText>24</w:delText>
            </w:r>
          </w:del>
        </w:p>
        <w:p w14:paraId="0D437970" w14:textId="553F00B3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97" w:author="MAA" w:date="2026-03-13T12:12:00Z"/>
              <w:rFonts w:eastAsiaTheme="minorEastAsia"/>
              <w:noProof/>
              <w:lang w:eastAsia="hu-HU"/>
            </w:rPr>
          </w:pPr>
          <w:del w:id="98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99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optionalAuth.middleware.js</w:delText>
            </w:r>
            <w:r w:rsidRPr="007C79DF" w:rsidDel="00F572EF">
              <w:rPr>
                <w:noProof/>
                <w:webHidden/>
              </w:rPr>
              <w:tab/>
              <w:delText>25</w:delText>
            </w:r>
          </w:del>
        </w:p>
        <w:p w14:paraId="70967C7A" w14:textId="51A484A7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00" w:author="MAA" w:date="2026-03-13T12:12:00Z"/>
              <w:rFonts w:eastAsiaTheme="minorEastAsia"/>
              <w:noProof/>
              <w:lang w:eastAsia="hu-HU"/>
            </w:rPr>
          </w:pPr>
          <w:del w:id="101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02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Modellek (Sequelize)</w:delText>
            </w:r>
            <w:r w:rsidRPr="007C79DF" w:rsidDel="00F572EF">
              <w:rPr>
                <w:noProof/>
                <w:webHidden/>
              </w:rPr>
              <w:tab/>
              <w:delText>25</w:delText>
            </w:r>
          </w:del>
        </w:p>
        <w:p w14:paraId="58323666" w14:textId="5CFAABE6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03" w:author="MAA" w:date="2026-03-13T12:12:00Z"/>
              <w:rFonts w:eastAsiaTheme="minorEastAsia"/>
              <w:noProof/>
              <w:lang w:eastAsia="hu-HU"/>
            </w:rPr>
          </w:pPr>
          <w:del w:id="104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05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user.model.js</w:delText>
            </w:r>
            <w:r w:rsidRPr="007C79DF" w:rsidDel="00F572EF">
              <w:rPr>
                <w:noProof/>
                <w:webHidden/>
              </w:rPr>
              <w:tab/>
              <w:delText>25</w:delText>
            </w:r>
          </w:del>
        </w:p>
        <w:p w14:paraId="195DDE6B" w14:textId="7D4BC553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06" w:author="MAA" w:date="2026-03-13T12:12:00Z"/>
              <w:rFonts w:eastAsiaTheme="minorEastAsia"/>
              <w:noProof/>
              <w:lang w:eastAsia="hu-HU"/>
            </w:rPr>
          </w:pPr>
          <w:del w:id="107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08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index.js (modellek inicializálása)</w:delText>
            </w:r>
            <w:r w:rsidRPr="007C79DF" w:rsidDel="00F572EF">
              <w:rPr>
                <w:noProof/>
                <w:webHidden/>
              </w:rPr>
              <w:tab/>
              <w:delText>25</w:delText>
            </w:r>
          </w:del>
        </w:p>
        <w:p w14:paraId="412A6FE9" w14:textId="41089A68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09" w:author="MAA" w:date="2026-03-13T12:12:00Z"/>
              <w:rFonts w:eastAsiaTheme="minorEastAsia"/>
              <w:noProof/>
              <w:lang w:eastAsia="hu-HU"/>
            </w:rPr>
          </w:pPr>
          <w:del w:id="110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11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Tipikus működési folyamat</w:delText>
            </w:r>
            <w:r w:rsidRPr="007C79DF" w:rsidDel="00F572EF">
              <w:rPr>
                <w:noProof/>
                <w:webHidden/>
              </w:rPr>
              <w:tab/>
              <w:delText>25</w:delText>
            </w:r>
          </w:del>
        </w:p>
        <w:p w14:paraId="14140A99" w14:textId="56520803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12" w:author="MAA" w:date="2026-03-13T12:12:00Z"/>
              <w:rFonts w:eastAsiaTheme="minorEastAsia"/>
              <w:noProof/>
              <w:lang w:eastAsia="hu-HU"/>
            </w:rPr>
          </w:pPr>
          <w:del w:id="113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14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Egyéb fontos részek</w:delText>
            </w:r>
            <w:r w:rsidRPr="007C79DF" w:rsidDel="00F572EF">
              <w:rPr>
                <w:noProof/>
                <w:webHidden/>
              </w:rPr>
              <w:tab/>
              <w:delText>26</w:delText>
            </w:r>
          </w:del>
        </w:p>
        <w:p w14:paraId="5FE757F6" w14:textId="0F4C2B8F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15" w:author="MAA" w:date="2026-03-13T12:12:00Z"/>
              <w:rFonts w:eastAsiaTheme="minorEastAsia"/>
              <w:noProof/>
              <w:lang w:eastAsia="hu-HU"/>
            </w:rPr>
          </w:pPr>
          <w:del w:id="116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17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Tesztelés / futtatás</w:delText>
            </w:r>
            <w:r w:rsidRPr="007C79DF" w:rsidDel="00F572EF">
              <w:rPr>
                <w:noProof/>
                <w:webHidden/>
              </w:rPr>
              <w:tab/>
              <w:delText>26</w:delText>
            </w:r>
          </w:del>
        </w:p>
        <w:p w14:paraId="4926640A" w14:textId="1F1F54A2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18" w:author="MAA" w:date="2026-03-13T12:12:00Z"/>
              <w:rFonts w:eastAsiaTheme="minorEastAsia"/>
              <w:noProof/>
              <w:lang w:eastAsia="hu-HU"/>
            </w:rPr>
          </w:pPr>
          <w:del w:id="119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20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Jövőbeli bővítések</w:delText>
            </w:r>
            <w:r w:rsidRPr="007C79DF" w:rsidDel="00F572EF">
              <w:rPr>
                <w:noProof/>
                <w:webHidden/>
              </w:rPr>
              <w:tab/>
              <w:delText>27</w:delText>
            </w:r>
          </w:del>
        </w:p>
        <w:p w14:paraId="60D8AE25" w14:textId="004ECEB8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21" w:author="MAA" w:date="2026-03-13T12:12:00Z"/>
              <w:rFonts w:eastAsiaTheme="minorEastAsia"/>
              <w:noProof/>
              <w:lang w:eastAsia="hu-HU"/>
            </w:rPr>
          </w:pPr>
          <w:del w:id="122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23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Példa kódrészletek a dokumentációhoz</w:delText>
            </w:r>
            <w:r w:rsidRPr="007C79DF" w:rsidDel="00F572EF">
              <w:rPr>
                <w:noProof/>
                <w:webHidden/>
              </w:rPr>
              <w:tab/>
              <w:delText>27</w:delText>
            </w:r>
          </w:del>
        </w:p>
        <w:p w14:paraId="739DAB76" w14:textId="74E81A6E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24" w:author="MAA" w:date="2026-03-13T12:12:00Z"/>
              <w:rFonts w:eastAsiaTheme="minorEastAsia"/>
              <w:noProof/>
              <w:lang w:eastAsia="hu-HU"/>
            </w:rPr>
          </w:pPr>
          <w:del w:id="125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26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Kosárba tétel meghívása</w:delText>
            </w:r>
            <w:r w:rsidRPr="007C79DF" w:rsidDel="00F572EF">
              <w:rPr>
                <w:noProof/>
                <w:webHidden/>
              </w:rPr>
              <w:tab/>
              <w:delText>27</w:delText>
            </w:r>
          </w:del>
        </w:p>
        <w:p w14:paraId="02C7CEE6" w14:textId="67D106E2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27" w:author="MAA" w:date="2026-03-13T12:12:00Z"/>
              <w:rFonts w:eastAsiaTheme="minorEastAsia"/>
              <w:noProof/>
              <w:lang w:eastAsia="hu-HU"/>
            </w:rPr>
          </w:pPr>
          <w:del w:id="128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29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JWT ellenőrzése middleware-ben</w:delText>
            </w:r>
            <w:r w:rsidRPr="007C79DF" w:rsidDel="00F572EF">
              <w:rPr>
                <w:noProof/>
                <w:webHidden/>
              </w:rPr>
              <w:tab/>
              <w:delText>28</w:delText>
            </w:r>
          </w:del>
        </w:p>
        <w:p w14:paraId="4658F8F0" w14:textId="78279D77" w:rsidR="008D465D" w:rsidRPr="007C79DF" w:rsidDel="00F572EF" w:rsidRDefault="008D465D">
          <w:pPr>
            <w:pStyle w:val="TJ3"/>
            <w:tabs>
              <w:tab w:val="right" w:leader="dot" w:pos="9060"/>
            </w:tabs>
            <w:rPr>
              <w:del w:id="130" w:author="MAA" w:date="2026-03-13T12:12:00Z"/>
              <w:rFonts w:eastAsiaTheme="minorEastAsia"/>
              <w:noProof/>
              <w:lang w:eastAsia="hu-HU"/>
            </w:rPr>
          </w:pPr>
          <w:del w:id="131" w:author="MAA" w:date="2026-03-13T12:12:00Z">
            <w:r w:rsidRPr="00F572EF" w:rsidDel="00F572EF">
              <w:rPr>
                <w:rStyle w:val="Hiperhivatkozs"/>
                <w:rFonts w:ascii="Times New Roman" w:eastAsia="Aptos" w:hAnsi="Times New Roman" w:cs="Times New Roman"/>
                <w:bCs/>
                <w:noProof/>
                <w:color w:val="auto"/>
                <w:lang w:val="en-US"/>
                <w:rPrChange w:id="132" w:author="MAA" w:date="2026-03-13T12:12:00Z">
                  <w:rPr>
                    <w:rStyle w:val="Hiperhivatkozs"/>
                    <w:rFonts w:ascii="Times New Roman" w:eastAsia="Aptos" w:hAnsi="Times New Roman" w:cs="Times New Roman"/>
                    <w:bCs/>
                    <w:noProof/>
                    <w:color w:val="auto"/>
                    <w:lang w:val="en-US"/>
                  </w:rPr>
                </w:rPrChange>
              </w:rPr>
              <w:delText>Összefoglalás</w:delText>
            </w:r>
            <w:r w:rsidRPr="007C79DF" w:rsidDel="00F572EF">
              <w:rPr>
                <w:noProof/>
                <w:webHidden/>
              </w:rPr>
              <w:tab/>
              <w:delText>28</w:delText>
            </w:r>
          </w:del>
        </w:p>
        <w:p w14:paraId="5E52EF8C" w14:textId="1FE8CFD4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33" w:author="MAA" w:date="2026-03-13T12:12:00Z"/>
              <w:rFonts w:eastAsiaTheme="minorEastAsia"/>
              <w:noProof/>
              <w:lang w:eastAsia="hu-HU"/>
            </w:rPr>
          </w:pPr>
          <w:del w:id="134" w:author="MAA" w:date="2026-03-13T12:12:00Z">
            <w:r w:rsidRPr="00F572EF" w:rsidDel="00F572EF">
              <w:rPr>
                <w:rStyle w:val="Hiperhivatkozs"/>
                <w:rFonts w:ascii="Times New Roman" w:hAnsi="Times New Roman" w:cs="Times New Roman"/>
                <w:b/>
                <w:noProof/>
                <w:color w:val="auto"/>
                <w:rPrChange w:id="135" w:author="MAA" w:date="2026-03-13T12:12:00Z">
                  <w:rPr>
                    <w:rStyle w:val="Hiperhivatkozs"/>
                    <w:rFonts w:ascii="Times New Roman" w:hAnsi="Times New Roman" w:cs="Times New Roman"/>
                    <w:b/>
                    <w:noProof/>
                    <w:color w:val="auto"/>
                  </w:rPr>
                </w:rPrChange>
              </w:rPr>
              <w:delText>MCM Adatbázis Dokumentáció</w:delText>
            </w:r>
            <w:r w:rsidRPr="007C79DF" w:rsidDel="00F572EF">
              <w:rPr>
                <w:noProof/>
                <w:webHidden/>
              </w:rPr>
              <w:tab/>
              <w:delText>28</w:delText>
            </w:r>
          </w:del>
        </w:p>
        <w:p w14:paraId="2EBCAEF8" w14:textId="50C250FD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36" w:author="MAA" w:date="2026-03-13T12:12:00Z"/>
              <w:rFonts w:eastAsiaTheme="minorEastAsia"/>
              <w:noProof/>
              <w:lang w:eastAsia="hu-HU"/>
            </w:rPr>
          </w:pPr>
          <w:del w:id="137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38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Bevezetés</w:delText>
            </w:r>
            <w:r w:rsidRPr="007C79DF" w:rsidDel="00F572EF">
              <w:rPr>
                <w:noProof/>
                <w:webHidden/>
              </w:rPr>
              <w:tab/>
              <w:delText>28</w:delText>
            </w:r>
          </w:del>
        </w:p>
        <w:p w14:paraId="17912328" w14:textId="4B7EA009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39" w:author="MAA" w:date="2026-03-13T12:12:00Z"/>
              <w:rFonts w:eastAsiaTheme="minorEastAsia"/>
              <w:noProof/>
              <w:lang w:eastAsia="hu-HU"/>
            </w:rPr>
          </w:pPr>
          <w:del w:id="140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41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Adatbázis Szerkezete - Áttekintés</w:delText>
            </w:r>
            <w:r w:rsidRPr="007C79DF" w:rsidDel="00F572EF">
              <w:rPr>
                <w:noProof/>
                <w:webHidden/>
              </w:rPr>
              <w:tab/>
              <w:delText>29</w:delText>
            </w:r>
          </w:del>
        </w:p>
        <w:p w14:paraId="35FE7ED0" w14:textId="2CF42458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42" w:author="MAA" w:date="2026-03-13T12:12:00Z"/>
              <w:rFonts w:eastAsiaTheme="minorEastAsia"/>
              <w:noProof/>
              <w:lang w:eastAsia="hu-HU"/>
            </w:rPr>
          </w:pPr>
          <w:del w:id="143" w:author="MAA" w:date="2026-03-13T12:12:00Z">
            <w:r w:rsidRPr="00F572EF" w:rsidDel="00F572EF">
              <w:rPr>
                <w:rStyle w:val="Hiperhivatkozs"/>
                <w:rFonts w:ascii="Times New Roman" w:eastAsia="Times New Roman" w:hAnsi="Times New Roman" w:cs="Times New Roman"/>
                <w:noProof/>
                <w:color w:val="auto"/>
                <w:rPrChange w:id="144" w:author="MAA" w:date="2026-03-13T12:12:00Z">
                  <w:rPr>
                    <w:rStyle w:val="Hiperhivatkozs"/>
                    <w:rFonts w:ascii="Times New Roman" w:eastAsia="Times New Roman" w:hAnsi="Times New Roman" w:cs="Times New Roman"/>
                    <w:noProof/>
                    <w:color w:val="auto"/>
                  </w:rPr>
                </w:rPrChange>
              </w:rPr>
              <w:delText>Az egyes táblák részletes leírása</w:delText>
            </w:r>
            <w:r w:rsidRPr="007C79DF" w:rsidDel="00F572EF">
              <w:rPr>
                <w:noProof/>
                <w:webHidden/>
              </w:rPr>
              <w:tab/>
              <w:delText>29</w:delText>
            </w:r>
          </w:del>
        </w:p>
        <w:p w14:paraId="7F53BDC3" w14:textId="3E4EC946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45" w:author="MAA" w:date="2026-03-13T12:12:00Z"/>
              <w:rFonts w:eastAsiaTheme="minorEastAsia"/>
              <w:noProof/>
              <w:lang w:eastAsia="hu-HU"/>
            </w:rPr>
          </w:pPr>
          <w:del w:id="146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47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1. Users Tábla - Felhasználó Kezelés</w:delText>
            </w:r>
            <w:r w:rsidRPr="007C79DF" w:rsidDel="00F572EF">
              <w:rPr>
                <w:noProof/>
                <w:webHidden/>
              </w:rPr>
              <w:tab/>
              <w:delText>29</w:delText>
            </w:r>
          </w:del>
        </w:p>
        <w:p w14:paraId="4AA3D7A0" w14:textId="1DD9482C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48" w:author="MAA" w:date="2026-03-13T12:12:00Z"/>
              <w:rFonts w:eastAsiaTheme="minorEastAsia"/>
              <w:noProof/>
              <w:lang w:eastAsia="hu-HU"/>
            </w:rPr>
          </w:pPr>
          <w:del w:id="149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50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2. Products Tábla - Termék Centrális Nyilvántartása</w:delText>
            </w:r>
            <w:r w:rsidRPr="007C79DF" w:rsidDel="00F572EF">
              <w:rPr>
                <w:noProof/>
                <w:webHidden/>
              </w:rPr>
              <w:tab/>
              <w:delText>30</w:delText>
            </w:r>
          </w:del>
        </w:p>
        <w:p w14:paraId="0A9403A6" w14:textId="7AF36E1C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51" w:author="MAA" w:date="2026-03-13T12:12:00Z"/>
              <w:rFonts w:eastAsiaTheme="minorEastAsia"/>
              <w:noProof/>
              <w:lang w:eastAsia="hu-HU"/>
            </w:rPr>
          </w:pPr>
          <w:del w:id="152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53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3. Users és Cart_Items Reláció - Vásárlási Kosár</w:delText>
            </w:r>
            <w:r w:rsidRPr="007C79DF" w:rsidDel="00F572EF">
              <w:rPr>
                <w:noProof/>
                <w:webHidden/>
              </w:rPr>
              <w:tab/>
              <w:delText>32</w:delText>
            </w:r>
          </w:del>
        </w:p>
        <w:p w14:paraId="6B5CA7B5" w14:textId="555EABB9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54" w:author="MAA" w:date="2026-03-13T12:12:00Z"/>
              <w:rFonts w:eastAsiaTheme="minorEastAsia"/>
              <w:noProof/>
              <w:lang w:eastAsia="hu-HU"/>
            </w:rPr>
          </w:pPr>
          <w:del w:id="155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56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4. Orders tábla - rendelések kezelése</w:delText>
            </w:r>
            <w:r w:rsidRPr="007C79DF" w:rsidDel="00F572EF">
              <w:rPr>
                <w:noProof/>
                <w:webHidden/>
              </w:rPr>
              <w:tab/>
              <w:delText>33</w:delText>
            </w:r>
          </w:del>
        </w:p>
        <w:p w14:paraId="5C9AB1A1" w14:textId="5D9F24EE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57" w:author="MAA" w:date="2026-03-13T12:12:00Z"/>
              <w:rFonts w:eastAsiaTheme="minorEastAsia"/>
              <w:noProof/>
              <w:lang w:eastAsia="hu-HU"/>
            </w:rPr>
          </w:pPr>
          <w:del w:id="158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59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5. OrderDetails tábla - rendelés sorok</w:delText>
            </w:r>
            <w:r w:rsidRPr="007C79DF" w:rsidDel="00F572EF">
              <w:rPr>
                <w:noProof/>
                <w:webHidden/>
              </w:rPr>
              <w:tab/>
              <w:delText>35</w:delText>
            </w:r>
          </w:del>
        </w:p>
        <w:p w14:paraId="359D5677" w14:textId="6C4CE8A3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60" w:author="MAA" w:date="2026-03-13T12:12:00Z"/>
              <w:rFonts w:eastAsiaTheme="minorEastAsia"/>
              <w:noProof/>
              <w:lang w:eastAsia="hu-HU"/>
            </w:rPr>
          </w:pPr>
          <w:del w:id="161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62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6. GameKeys Tábla - videójáték kulcsok nyilvántartása</w:delText>
            </w:r>
            <w:r w:rsidRPr="007C79DF" w:rsidDel="00F572EF">
              <w:rPr>
                <w:noProof/>
                <w:webHidden/>
              </w:rPr>
              <w:tab/>
              <w:delText>37</w:delText>
            </w:r>
          </w:del>
        </w:p>
        <w:p w14:paraId="700AD910" w14:textId="218EBFA7" w:rsidR="008D465D" w:rsidRPr="007C79DF" w:rsidDel="00F572EF" w:rsidRDefault="008D465D">
          <w:pPr>
            <w:pStyle w:val="TJ2"/>
            <w:tabs>
              <w:tab w:val="right" w:leader="dot" w:pos="9060"/>
            </w:tabs>
            <w:rPr>
              <w:del w:id="163" w:author="MAA" w:date="2026-03-13T12:12:00Z"/>
              <w:rFonts w:eastAsiaTheme="minorEastAsia"/>
              <w:noProof/>
              <w:lang w:eastAsia="hu-HU"/>
            </w:rPr>
          </w:pPr>
          <w:del w:id="164" w:author="MAA" w:date="2026-03-13T12:12:00Z">
            <w:r w:rsidRPr="00F572EF" w:rsidDel="00F572EF">
              <w:rPr>
                <w:rStyle w:val="Hiperhivatkozs"/>
                <w:noProof/>
                <w:color w:val="auto"/>
                <w:rPrChange w:id="165" w:author="MAA" w:date="2026-03-13T12:12:00Z">
                  <w:rPr>
                    <w:rStyle w:val="Hiperhivatkozs"/>
                    <w:noProof/>
                    <w:color w:val="auto"/>
                  </w:rPr>
                </w:rPrChange>
              </w:rPr>
              <w:delText>7. GiftCards tábla - ajándékkártyák kezelése</w:delText>
            </w:r>
            <w:r w:rsidRPr="007C79DF" w:rsidDel="00F572EF">
              <w:rPr>
                <w:noProof/>
                <w:webHidden/>
              </w:rPr>
              <w:tab/>
              <w:delText>38</w:delText>
            </w:r>
          </w:del>
        </w:p>
        <w:p w14:paraId="6B361FBD" w14:textId="7A01DF9B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66" w:author="MAA" w:date="2026-03-13T12:12:00Z"/>
              <w:rFonts w:eastAsiaTheme="minorEastAsia"/>
              <w:noProof/>
              <w:lang w:eastAsia="hu-HU"/>
            </w:rPr>
          </w:pPr>
          <w:del w:id="167" w:author="MAA" w:date="2026-03-13T12:12:00Z">
            <w:r w:rsidRPr="00F572EF" w:rsidDel="00F572EF">
              <w:rPr>
                <w:rStyle w:val="Hiperhivatkozs"/>
                <w:rFonts w:ascii="Times New Roman" w:eastAsia="Times New Roman" w:hAnsi="Times New Roman" w:cs="Times New Roman"/>
                <w:noProof/>
                <w:color w:val="auto"/>
                <w:rPrChange w:id="168" w:author="MAA" w:date="2026-03-13T12:12:00Z">
                  <w:rPr>
                    <w:rStyle w:val="Hiperhivatkozs"/>
                    <w:rFonts w:ascii="Times New Roman" w:eastAsia="Times New Roman" w:hAnsi="Times New Roman" w:cs="Times New Roman"/>
                    <w:noProof/>
                    <w:color w:val="auto"/>
                  </w:rPr>
                </w:rPrChange>
              </w:rPr>
              <w:delText>Adatbázis Relációk Összefoglalása</w:delText>
            </w:r>
            <w:r w:rsidRPr="007C79DF" w:rsidDel="00F572EF">
              <w:rPr>
                <w:noProof/>
                <w:webHidden/>
              </w:rPr>
              <w:tab/>
              <w:delText>39</w:delText>
            </w:r>
          </w:del>
        </w:p>
        <w:p w14:paraId="166C8947" w14:textId="76143F69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69" w:author="MAA" w:date="2026-03-13T12:12:00Z"/>
              <w:rFonts w:eastAsiaTheme="minorEastAsia"/>
              <w:noProof/>
              <w:lang w:eastAsia="hu-HU"/>
            </w:rPr>
          </w:pPr>
          <w:del w:id="170" w:author="MAA" w:date="2026-03-13T12:12:00Z">
            <w:r w:rsidRPr="00F572EF" w:rsidDel="00F572EF">
              <w:rPr>
                <w:rStyle w:val="Hiperhivatkozs"/>
                <w:rFonts w:ascii="Times New Roman" w:eastAsia="Times New Roman" w:hAnsi="Times New Roman" w:cs="Times New Roman"/>
                <w:noProof/>
                <w:color w:val="auto"/>
                <w:rPrChange w:id="171" w:author="MAA" w:date="2026-03-13T12:12:00Z">
                  <w:rPr>
                    <w:rStyle w:val="Hiperhivatkozs"/>
                    <w:rFonts w:ascii="Times New Roman" w:eastAsia="Times New Roman" w:hAnsi="Times New Roman" w:cs="Times New Roman"/>
                    <w:noProof/>
                    <w:color w:val="auto"/>
                  </w:rPr>
                </w:rPrChange>
              </w:rPr>
              <w:delText>Teljes Rendelés Nézeget (Order + Details + Product Info)</w:delText>
            </w:r>
            <w:r w:rsidRPr="007C79DF" w:rsidDel="00F572EF">
              <w:rPr>
                <w:noProof/>
                <w:webHidden/>
              </w:rPr>
              <w:tab/>
              <w:delText>40</w:delText>
            </w:r>
          </w:del>
        </w:p>
        <w:p w14:paraId="5CDB26C2" w14:textId="32E59F99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72" w:author="MAA" w:date="2026-03-13T12:12:00Z"/>
              <w:rFonts w:eastAsiaTheme="minorEastAsia"/>
              <w:noProof/>
              <w:lang w:eastAsia="hu-HU"/>
            </w:rPr>
          </w:pPr>
          <w:del w:id="173" w:author="MAA" w:date="2026-03-13T12:12:00Z">
            <w:r w:rsidRPr="00F572EF" w:rsidDel="00F572EF">
              <w:rPr>
                <w:rStyle w:val="Hiperhivatkozs"/>
                <w:rFonts w:ascii="Times New Roman" w:hAnsi="Times New Roman" w:cs="Times New Roman"/>
                <w:noProof/>
                <w:color w:val="auto"/>
                <w:rPrChange w:id="174" w:author="MAA" w:date="2026-03-13T12:12:00Z">
                  <w:rPr>
                    <w:rStyle w:val="Hiperhivatkozs"/>
                    <w:rFonts w:ascii="Times New Roman" w:hAnsi="Times New Roman" w:cs="Times New Roman"/>
                    <w:noProof/>
                    <w:color w:val="auto"/>
                  </w:rPr>
                </w:rPrChange>
              </w:rPr>
              <w:delText>Felhasználó vásárlási története</w:delText>
            </w:r>
            <w:r w:rsidRPr="007C79DF" w:rsidDel="00F572EF">
              <w:rPr>
                <w:noProof/>
                <w:webHidden/>
              </w:rPr>
              <w:tab/>
              <w:delText>41</w:delText>
            </w:r>
          </w:del>
        </w:p>
        <w:p w14:paraId="5E6AC2A2" w14:textId="1A2F60C0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75" w:author="MAA" w:date="2026-03-13T12:12:00Z"/>
              <w:rFonts w:eastAsiaTheme="minorEastAsia"/>
              <w:noProof/>
              <w:lang w:eastAsia="hu-HU"/>
            </w:rPr>
          </w:pPr>
          <w:del w:id="176" w:author="MAA" w:date="2026-03-13T12:12:00Z">
            <w:r w:rsidRPr="00F572EF" w:rsidDel="00F572EF">
              <w:rPr>
                <w:rStyle w:val="Hiperhivatkozs"/>
                <w:rFonts w:ascii="Times New Roman" w:hAnsi="Times New Roman" w:cs="Times New Roman"/>
                <w:noProof/>
                <w:color w:val="auto"/>
                <w:rPrChange w:id="177" w:author="MAA" w:date="2026-03-13T12:12:00Z">
                  <w:rPr>
                    <w:rStyle w:val="Hiperhivatkozs"/>
                    <w:rFonts w:ascii="Times New Roman" w:hAnsi="Times New Roman" w:cs="Times New Roman"/>
                    <w:noProof/>
                    <w:color w:val="auto"/>
                  </w:rPr>
                </w:rPrChange>
              </w:rPr>
              <w:delText>Készlet nyilvántartás (hardware + kulcsok + kártyák)</w:delText>
            </w:r>
            <w:r w:rsidRPr="007C79DF" w:rsidDel="00F572EF">
              <w:rPr>
                <w:noProof/>
                <w:webHidden/>
              </w:rPr>
              <w:tab/>
              <w:delText>41</w:delText>
            </w:r>
          </w:del>
        </w:p>
        <w:p w14:paraId="40B998BE" w14:textId="1D8CA035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78" w:author="MAA" w:date="2026-03-13T12:12:00Z"/>
              <w:rFonts w:eastAsiaTheme="minorEastAsia"/>
              <w:noProof/>
              <w:lang w:eastAsia="hu-HU"/>
            </w:rPr>
          </w:pPr>
          <w:del w:id="179" w:author="MAA" w:date="2026-03-13T12:12:00Z">
            <w:r w:rsidRPr="00F572EF" w:rsidDel="00F572EF">
              <w:rPr>
                <w:rStyle w:val="Hiperhivatkozs"/>
                <w:rFonts w:ascii="Times New Roman" w:hAnsi="Times New Roman" w:cs="Times New Roman"/>
                <w:noProof/>
                <w:color w:val="auto"/>
                <w:rPrChange w:id="180" w:author="MAA" w:date="2026-03-13T12:12:00Z">
                  <w:rPr>
                    <w:rStyle w:val="Hiperhivatkozs"/>
                    <w:rFonts w:ascii="Times New Roman" w:hAnsi="Times New Roman" w:cs="Times New Roman"/>
                    <w:noProof/>
                    <w:color w:val="auto"/>
                  </w:rPr>
                </w:rPrChange>
              </w:rPr>
              <w:delText>Teljesítmény optimalizálás és indexek</w:delText>
            </w:r>
            <w:r w:rsidRPr="007C79DF" w:rsidDel="00F572EF">
              <w:rPr>
                <w:noProof/>
                <w:webHidden/>
              </w:rPr>
              <w:tab/>
              <w:delText>42</w:delText>
            </w:r>
          </w:del>
        </w:p>
        <w:p w14:paraId="2B258D56" w14:textId="6460B269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81" w:author="MAA" w:date="2026-03-13T12:12:00Z"/>
              <w:rFonts w:eastAsiaTheme="minorEastAsia"/>
              <w:noProof/>
              <w:lang w:eastAsia="hu-HU"/>
            </w:rPr>
          </w:pPr>
          <w:del w:id="182" w:author="MAA" w:date="2026-03-13T12:12:00Z">
            <w:r w:rsidRPr="00F572EF" w:rsidDel="00F572EF">
              <w:rPr>
                <w:rStyle w:val="Hiperhivatkozs"/>
                <w:rFonts w:ascii="Times New Roman" w:hAnsi="Times New Roman" w:cs="Times New Roman"/>
                <w:noProof/>
                <w:color w:val="auto"/>
                <w:rPrChange w:id="183" w:author="MAA" w:date="2026-03-13T12:12:00Z">
                  <w:rPr>
                    <w:rStyle w:val="Hiperhivatkozs"/>
                    <w:rFonts w:ascii="Times New Roman" w:hAnsi="Times New Roman" w:cs="Times New Roman"/>
                    <w:noProof/>
                    <w:color w:val="auto"/>
                  </w:rPr>
                </w:rPrChange>
              </w:rPr>
              <w:delText>Biztonsági megjegyzések</w:delText>
            </w:r>
            <w:r w:rsidRPr="007C79DF" w:rsidDel="00F572EF">
              <w:rPr>
                <w:noProof/>
                <w:webHidden/>
              </w:rPr>
              <w:tab/>
              <w:delText>42</w:delText>
            </w:r>
          </w:del>
        </w:p>
        <w:p w14:paraId="5AABEDB0" w14:textId="56979296" w:rsidR="008D465D" w:rsidRPr="007C79DF" w:rsidDel="00F572EF" w:rsidRDefault="008D465D">
          <w:pPr>
            <w:pStyle w:val="TJ1"/>
            <w:tabs>
              <w:tab w:val="right" w:leader="dot" w:pos="9060"/>
            </w:tabs>
            <w:rPr>
              <w:del w:id="184" w:author="MAA" w:date="2026-03-13T12:12:00Z"/>
              <w:rFonts w:eastAsiaTheme="minorEastAsia"/>
              <w:noProof/>
              <w:lang w:eastAsia="hu-HU"/>
            </w:rPr>
          </w:pPr>
          <w:del w:id="185" w:author="MAA" w:date="2026-03-13T12:12:00Z">
            <w:r w:rsidRPr="00F572EF" w:rsidDel="00F572EF">
              <w:rPr>
                <w:rStyle w:val="Hiperhivatkozs"/>
                <w:rFonts w:ascii="Times New Roman" w:hAnsi="Times New Roman" w:cs="Times New Roman"/>
                <w:noProof/>
                <w:color w:val="auto"/>
                <w:rPrChange w:id="186" w:author="MAA" w:date="2026-03-13T12:12:00Z">
                  <w:rPr>
                    <w:rStyle w:val="Hiperhivatkozs"/>
                    <w:rFonts w:ascii="Times New Roman" w:hAnsi="Times New Roman" w:cs="Times New Roman"/>
                    <w:noProof/>
                    <w:color w:val="auto"/>
                  </w:rPr>
                </w:rPrChange>
              </w:rPr>
              <w:delText>Jelenlegi adatok összefoglalása</w:delText>
            </w:r>
            <w:r w:rsidRPr="007C79DF" w:rsidDel="00F572EF">
              <w:rPr>
                <w:noProof/>
                <w:webHidden/>
              </w:rPr>
              <w:tab/>
              <w:delText>42</w:delText>
            </w:r>
          </w:del>
        </w:p>
        <w:p w14:paraId="77DA48B2" w14:textId="516AC65D" w:rsidR="00C40353" w:rsidRPr="007C79DF" w:rsidRDefault="00C40353" w:rsidP="00E17FE5">
          <w:p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F572EF">
            <w:rPr>
              <w:rFonts w:ascii="Times New Roman" w:hAnsi="Times New Roman" w:cs="Times New Roman"/>
              <w:bCs/>
            </w:rPr>
            <w:fldChar w:fldCharType="end"/>
          </w:r>
        </w:p>
      </w:sdtContent>
    </w:sdt>
    <w:p w14:paraId="0A8E1A3C" w14:textId="77777777" w:rsidR="00F572EF" w:rsidRDefault="00F572EF">
      <w:pPr>
        <w:rPr>
          <w:ins w:id="187" w:author="MAA" w:date="2026-03-13T12:12:00Z"/>
          <w:rFonts w:ascii="Times New Roman" w:eastAsia="Times New Roman" w:hAnsi="Times New Roman" w:cs="Times New Roman"/>
          <w:b/>
          <w:sz w:val="40"/>
          <w:szCs w:val="40"/>
        </w:rPr>
      </w:pPr>
      <w:ins w:id="188" w:author="MAA" w:date="2026-03-13T12:12:00Z">
        <w:r>
          <w:rPr>
            <w:rFonts w:ascii="Times New Roman" w:eastAsia="Times New Roman" w:hAnsi="Times New Roman" w:cs="Times New Roman"/>
            <w:b/>
          </w:rPr>
          <w:br w:type="page"/>
        </w:r>
      </w:ins>
    </w:p>
    <w:p w14:paraId="24EC00CC" w14:textId="2650F32F" w:rsidR="008E5A49" w:rsidRPr="007C79DF" w:rsidRDefault="3ABA1735" w:rsidP="00E17FE5">
      <w:pPr>
        <w:pStyle w:val="Cmsor1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72"/>
          <w:szCs w:val="72"/>
        </w:rPr>
      </w:pPr>
      <w:bookmarkStart w:id="189" w:name="_Toc224296433"/>
      <w:r w:rsidRPr="007C79DF">
        <w:rPr>
          <w:rFonts w:ascii="Times New Roman" w:eastAsia="Times New Roman" w:hAnsi="Times New Roman" w:cs="Times New Roman"/>
          <w:b/>
          <w:color w:val="auto"/>
        </w:rPr>
        <w:lastRenderedPageBreak/>
        <w:t>Bevezetés</w:t>
      </w:r>
      <w:bookmarkEnd w:id="189"/>
    </w:p>
    <w:p w14:paraId="7F64360B" w14:textId="3F338828" w:rsidR="004D33D9" w:rsidRPr="007C79DF" w:rsidRDefault="007C79DF" w:rsidP="00E17FE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F572EF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659B8FF0" wp14:editId="2029C58A">
            <wp:extent cx="5759450" cy="2012950"/>
            <wp:effectExtent l="0" t="0" r="0" b="63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9EBA" w14:textId="5AB2ABCC" w:rsidR="233FD3DB" w:rsidRPr="007C79DF" w:rsidRDefault="233FD3DB">
      <w:pPr>
        <w:pStyle w:val="Cmsor2"/>
        <w:rPr>
          <w:sz w:val="36"/>
          <w:szCs w:val="36"/>
        </w:rPr>
      </w:pPr>
      <w:bookmarkStart w:id="190" w:name="_Toc224296434"/>
      <w:r w:rsidRPr="007C79DF">
        <w:t>A projekt célja</w:t>
      </w:r>
      <w:bookmarkEnd w:id="190"/>
    </w:p>
    <w:p w14:paraId="1C7EE361" w14:textId="22B167A9" w:rsidR="65ABD0CC" w:rsidRPr="007C79DF" w:rsidRDefault="65ABD0CC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projekt célja egy modern, digitális termékeket értékesítő webáruház létrehozása, amely videojátékokat, digitális kulcsokat és különböző ajándékkártyákat kínál a felhasználók számára. A rendszer célja, hogy gyors, biztonságos és felhasználóbarát vásárlási élményt biztosítson, amely a termékek böngészésétől a kosár kezelésén át egészen a rendelés leadásáig minden lépést lefed.</w:t>
      </w:r>
    </w:p>
    <w:p w14:paraId="04772557" w14:textId="397D6A18" w:rsidR="65ABD0CC" w:rsidRPr="007C79DF" w:rsidRDefault="65ABD0CC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fejlesztés során fontos szempont volt a valós webáruházak működésének modellezése, a stabil adatbázis‑struktúra kialakítása, valamint a modern webes technológiák alkalmazása. A rendszer három fő komponensből épül fel: Angular alapú frontend, Node.js + Express alapú backend, valamint MySQL adatbázis, amely XAMPP környezetben fut.</w:t>
      </w:r>
    </w:p>
    <w:p w14:paraId="2E9AC098" w14:textId="6EA056A1" w:rsidR="65ABD0CC" w:rsidRPr="007C79DF" w:rsidRDefault="65ABD0CC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projekt célja továbbá, hogy bemutassa a frontend, backend és adatbázis rétegek együttműködését, és egy olyan működőképes rendszert hozzon létre, amely megfelel a vizsgakövetelményeknek.</w:t>
      </w:r>
    </w:p>
    <w:p w14:paraId="357CD4CD" w14:textId="3E1355C6" w:rsidR="56E5B513" w:rsidRPr="007C79DF" w:rsidRDefault="56E5B51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webáruház fő céljai a következők:</w:t>
      </w:r>
    </w:p>
    <w:p w14:paraId="27326172" w14:textId="11601689" w:rsidR="56E5B513" w:rsidRPr="007C79DF" w:rsidRDefault="56E5B513" w:rsidP="00E17FE5">
      <w:pPr>
        <w:pStyle w:val="Listaszerbekezds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digitális termékek (játékok, kulcsok, giftcardok) értékesítése</w:t>
      </w:r>
    </w:p>
    <w:p w14:paraId="4876CE09" w14:textId="3B3E9AEC" w:rsidR="56E5B513" w:rsidRPr="007C79DF" w:rsidRDefault="56E5B513" w:rsidP="00E17FE5">
      <w:pPr>
        <w:pStyle w:val="Listaszerbekezds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egyszerű és gyors vásárlási folyamat biztosítása</w:t>
      </w:r>
    </w:p>
    <w:p w14:paraId="6152DF81" w14:textId="20406040" w:rsidR="56E5B513" w:rsidRPr="007C79DF" w:rsidRDefault="56E5B513" w:rsidP="00E17FE5">
      <w:pPr>
        <w:pStyle w:val="Listaszerbekezds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kosár funkció és rendeléskezelés megvalósítása</w:t>
      </w:r>
    </w:p>
    <w:p w14:paraId="2177B988" w14:textId="3302D41B" w:rsidR="56E5B513" w:rsidRPr="007C79DF" w:rsidRDefault="56E5B513" w:rsidP="00E17FE5">
      <w:pPr>
        <w:pStyle w:val="Listaszerbekezds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szállítási adatok rögzítése és tárolása</w:t>
      </w:r>
    </w:p>
    <w:p w14:paraId="0EC0C241" w14:textId="42F290AB" w:rsidR="56E5B513" w:rsidRPr="007C79DF" w:rsidRDefault="56E5B513" w:rsidP="00E17FE5">
      <w:pPr>
        <w:pStyle w:val="Listaszerbekezds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felhasználói regisztráció és bejelentkezés kezelése</w:t>
      </w:r>
    </w:p>
    <w:p w14:paraId="6CE7CC00" w14:textId="67A48D81" w:rsidR="56E5B513" w:rsidRPr="007C79DF" w:rsidRDefault="56E5B513" w:rsidP="00E17FE5">
      <w:pPr>
        <w:pStyle w:val="Listaszerbekezds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digitális kulcsok automatikus kiosztása a rendelés után</w:t>
      </w:r>
    </w:p>
    <w:p w14:paraId="50E462F2" w14:textId="25F0BF5F" w:rsidR="56E5B513" w:rsidRPr="007C79DF" w:rsidRDefault="56E5B513" w:rsidP="00E17FE5">
      <w:pPr>
        <w:pStyle w:val="Listaszerbekezds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backend és frontend közötti kommunikáció REST API-n keresztül</w:t>
      </w:r>
    </w:p>
    <w:p w14:paraId="0D010186" w14:textId="6F79D6C3" w:rsidR="56E5B513" w:rsidRPr="007C79DF" w:rsidRDefault="56E5B51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rendszer célja egy olyan webáruház létrehozása, amely valós működést modellez, és technikailag is megfelelő alapot biztosít a további fejlesztésekhez.</w:t>
      </w:r>
    </w:p>
    <w:p w14:paraId="4101652C" w14:textId="2E89BD22" w:rsidR="008E5A49" w:rsidRPr="007C79DF" w:rsidRDefault="5DE65684">
      <w:pPr>
        <w:pStyle w:val="Cmsor2"/>
        <w:rPr>
          <w:sz w:val="36"/>
          <w:szCs w:val="36"/>
        </w:rPr>
      </w:pPr>
      <w:bookmarkStart w:id="191" w:name="_Toc224296435"/>
      <w:r w:rsidRPr="007C79DF">
        <w:lastRenderedPageBreak/>
        <w:t>A rendszer felhasználói</w:t>
      </w:r>
      <w:bookmarkEnd w:id="191"/>
    </w:p>
    <w:p w14:paraId="3B4D602C" w14:textId="7D434290" w:rsidR="507DFC1B" w:rsidRPr="007C79DF" w:rsidRDefault="507DFC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webáruházat többféle felhasználó veszi igénybe, és a rendszer különböző jogosultsági szinteket biztosít a vásárlási folyamat során. A vásárlók böngészhetik a termékeket, kosárba helyezhetik őket, majd leadhatják a rendelést. A rendszer kétféle vásárlási módot különböztet meg: a hardver termékek megvásárlásához kötelező a bejelentkezés, mivel ezek fizikai termékek, amelyekhez személyes és szállítási adatok szükségesek, és a rendelést a felhasználói fiókhoz kell kötni. A digitális termékek, például a játék kulcsok és ajándékkártyák megvásárlásához viszont nem szükséges bejelentkezni, mivel ezek elektronikusan kerülnek átadásra, és a vásárlás vendégként is elvégezhető.</w:t>
      </w:r>
    </w:p>
    <w:p w14:paraId="021ACEC1" w14:textId="3F6766DA" w:rsidR="507DFC1B" w:rsidRPr="007C79DF" w:rsidRDefault="507DFC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regisztrált felhasználók be tudnak jelentkezni, és a rendszer a fiókjukhoz köti a rendeléseiket. Számukra gyorsabb vásárlási folyamat érhető el, valamint lehetőségük van a korábbi rendelések megtekintésére és a hardver termékek megvásárlására. A bejelentkezési funkció a backendben már tesztelve működik.</w:t>
      </w:r>
    </w:p>
    <w:p w14:paraId="5E73F7B6" w14:textId="419ED273" w:rsidR="507DFC1B" w:rsidRPr="007C79DF" w:rsidRDefault="507DFC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rendszer opcionálisan adminisztrátorokat is támogathat, akik kezelhetik a termékeket, készleteket, digitális kulcsokat és a rendeléseket. Bár jelenleg nincs külön admin felület, a rendszer felépítése lehetővé teszi a későbbi bővítést.</w:t>
      </w:r>
    </w:p>
    <w:p w14:paraId="651F5A38" w14:textId="5F0C40D6" w:rsidR="507DFC1B" w:rsidRPr="007C79DF" w:rsidRDefault="507DFC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webáruház elsődleges célcsoportját a digitális játékokat és ajándékkártyákat vásárló felhasználók, valamint azok alkotják, akik hardver termékeket szeretnének rendelni biztonságos, regisztrált fiókkal.</w:t>
      </w:r>
    </w:p>
    <w:p w14:paraId="67DEE9C2" w14:textId="2433D76E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987505" w14:textId="6BF67197" w:rsidR="1348D0F9" w:rsidRPr="007C79DF" w:rsidRDefault="1348D0F9">
      <w:pPr>
        <w:pStyle w:val="Cmsor2"/>
        <w:rPr>
          <w:sz w:val="36"/>
          <w:szCs w:val="36"/>
        </w:rPr>
      </w:pPr>
      <w:bookmarkStart w:id="192" w:name="_Toc224296436"/>
      <w:r w:rsidRPr="007C79DF">
        <w:t>A rendszer felépítése</w:t>
      </w:r>
      <w:bookmarkEnd w:id="192"/>
    </w:p>
    <w:p w14:paraId="27976812" w14:textId="46DC2B29" w:rsidR="17256B8E" w:rsidRPr="007C79DF" w:rsidRDefault="17256B8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webáruház három fő technológiai rétegből épül fel: a frontendből, a backendből és az adatbázisból. A frontend Angular keretrendszerre épül, amely biztosítja a felhasználói felület megjelenítését, a termékek böngészését, a kosár kezelését és a rendelési folyamat lépéseit. A felhasználó minden művelete ezen a felületen keresztül történik, amely modern, reszponzív és könnyen kezelhető kialakítást kapott.</w:t>
      </w:r>
    </w:p>
    <w:p w14:paraId="2D59F725" w14:textId="7A314CFE" w:rsidR="17256B8E" w:rsidRPr="007C79DF" w:rsidRDefault="17256B8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backend Node.js és Express alapokra épül, és a rendszer logikai működéséért felel. Ez a réteg kezeli a bejelentkezést, a termékek lekérdezését, a kosár műveleteit, a rendelés feldolgozását, valamint a digitális kulcsok kiosztását. A frontend és a backend között REST API biztosítja a kommunikációt, amely JSON formátumban továbbítja az adatokat.</w:t>
      </w:r>
    </w:p>
    <w:p w14:paraId="1D486371" w14:textId="2C42586D" w:rsidR="17256B8E" w:rsidRPr="007C79DF" w:rsidRDefault="17256B8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A rendszer harmadik eleme a MySQL adatbázis, amely a termékeket, felhasználókat, rendeléseket, digitális kulcsokat és minden egyéb szükséges információt tárol. Az adatbázis XAMPP környezetben fut, és stabil alapot biztosít a webáruház működéséhez. </w:t>
      </w:r>
    </w:p>
    <w:p w14:paraId="0AEC0A01" w14:textId="388FEAF2" w:rsidR="17256B8E" w:rsidRPr="007C79DF" w:rsidRDefault="17256B8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A backend közvetlenül kapcsolódik az adatbázishoz, így minden adatmozgás biztonságosan és megbízhatóan történik.</w:t>
      </w:r>
    </w:p>
    <w:p w14:paraId="4A537355" w14:textId="0DAD2995" w:rsidR="17256B8E" w:rsidRPr="007C79DF" w:rsidRDefault="17256B8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a három réteg együttműködve alkotja a teljes rendszert, amely jól strukturált, könnyen bővíthető és a modern webes követelményeknek megfelelő megoldást nyújt.</w:t>
      </w:r>
    </w:p>
    <w:p w14:paraId="4720DFA4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AC757" w14:textId="40B87C25" w:rsidR="7A1917B5" w:rsidRPr="007C79DF" w:rsidRDefault="41C4BECB" w:rsidP="00E17FE5">
      <w:pPr>
        <w:pStyle w:val="Cmsor1"/>
        <w:spacing w:before="0" w:after="0" w:line="360" w:lineRule="auto"/>
        <w:jc w:val="both"/>
        <w:rPr>
          <w:rFonts w:ascii="Times New Roman" w:hAnsi="Times New Roman" w:cs="Times New Roman"/>
          <w:b/>
          <w:color w:val="auto"/>
        </w:rPr>
      </w:pPr>
      <w:bookmarkStart w:id="193" w:name="_Toc224296437"/>
      <w:r w:rsidRPr="007C79DF">
        <w:rPr>
          <w:rFonts w:ascii="Times New Roman" w:hAnsi="Times New Roman" w:cs="Times New Roman"/>
          <w:b/>
          <w:color w:val="auto"/>
        </w:rPr>
        <w:t xml:space="preserve">MCM </w:t>
      </w:r>
      <w:r w:rsidR="6488B91B" w:rsidRPr="007C79DF">
        <w:rPr>
          <w:rFonts w:ascii="Times New Roman" w:hAnsi="Times New Roman" w:cs="Times New Roman"/>
          <w:b/>
          <w:color w:val="auto"/>
        </w:rPr>
        <w:t>Frontend</w:t>
      </w:r>
      <w:r w:rsidR="05256280" w:rsidRPr="007C79DF">
        <w:rPr>
          <w:rFonts w:ascii="Times New Roman" w:hAnsi="Times New Roman" w:cs="Times New Roman"/>
          <w:b/>
          <w:color w:val="auto"/>
        </w:rPr>
        <w:t xml:space="preserve"> Dokumentáció</w:t>
      </w:r>
      <w:bookmarkEnd w:id="193"/>
    </w:p>
    <w:p w14:paraId="1D90BF6D" w14:textId="3852D634" w:rsidR="00B41151" w:rsidRPr="007C79DF" w:rsidRDefault="00E17FE5">
      <w:pPr>
        <w:pStyle w:val="Cmsor2"/>
        <w:numPr>
          <w:ilvl w:val="0"/>
          <w:numId w:val="30"/>
        </w:numPr>
      </w:pPr>
      <w:bookmarkStart w:id="194" w:name="_Toc224296438"/>
      <w:r w:rsidRPr="007C79DF">
        <w:t>Bevezetés</w:t>
      </w:r>
      <w:bookmarkEnd w:id="194"/>
    </w:p>
    <w:p w14:paraId="07A12B1E" w14:textId="77777777" w:rsidR="00B41151" w:rsidRPr="007C79DF" w:rsidRDefault="00B4115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C6972" w14:textId="57CA516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A SMH-Projekt frontend egy Angular alapú webalkalmazás, amely egy modern webáruház funkcióit valósítja meg. A projekt célja, hogy a felhasználók számára gyors, biztonságos és átlátható vásárlási élményt nyújtson, miközben a fejlesztők számára is jól strukturált, skálázható és karbantartható kódot biztosít. </w:t>
      </w:r>
    </w:p>
    <w:p w14:paraId="37659023" w14:textId="0A9434CC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459989" w14:textId="1F170DEC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hAnsi="Times New Roman" w:cs="Times New Roman"/>
          <w:u w:val="single"/>
        </w:rPr>
        <w:t>Motiváció és célcsoport:</w:t>
      </w:r>
    </w:p>
    <w:p w14:paraId="393B0F59" w14:textId="3143D592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webáruház célcsoportja a digitális termékek és hardverek iránt érdeklődő felhasználók, akik számára fontos a gyors böngészés, egyszerű kosárkezelés, biztonságos fizetés és átlátható rendelési folyamat. Az üzleti igények között szerepel a reszponzív design, a valós idejű termékfrissítés, a felhasználói hitelesítés, valamint a jövőbeli bővítési lehetőségek (pl. ajánlórendszer, admin felület, új fizetési módok).</w:t>
      </w:r>
    </w:p>
    <w:p w14:paraId="3D7DA823" w14:textId="09E1689D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85AAE7" w14:textId="51AAC442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Technológiai döntések:</w:t>
      </w:r>
    </w:p>
    <w:p w14:paraId="0F95D2F7" w14:textId="5EAAD1F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Angular választása mellett szólt a moduláris felépítés, a fejlett CLI eszközök, a TypeScript alapú fejlesztés, valamint a nagyvállalati szintű támogatás és dokumentáció. Alternatívák lehettek volna React vagy Vue, de az Angular előnye a beépített routing, formkezelés, dependency injection és a komplexebb projektekhez ideális architektúra. A projektben az Angular CLI-t használtam a gyors komponens-, szolgáltatás- és modulgeneráláshoz.</w:t>
      </w:r>
    </w:p>
    <w:p w14:paraId="3FE45CD2" w14:textId="5FB8B124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31FDE" w14:textId="2FCEB85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Fejlesztési workflow:</w:t>
      </w:r>
    </w:p>
    <w:p w14:paraId="27707E82" w14:textId="6BA100BB" w:rsidR="00E17FE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fejlesztés során a csapatmunka támogatására git verziókezelést, feature branch workflow-t, pull requesteket és CI/CD pipeline-t alkalmaztam. A tesztelés egységtesztekkel és integrációs tesztekkel történik, az automatizált build és deploy folyamatok biztosítják a gyors iterációt és a hibák korai kiszűrését. A fejlesztési környezetben proxy-t használok, így a frontend és backend közötti kommunikáció egyszerűen tesztelhető.</w:t>
      </w:r>
    </w:p>
    <w:p w14:paraId="1AA5EEC3" w14:textId="77777777" w:rsidR="00B41151" w:rsidRPr="007C79DF" w:rsidRDefault="00B4115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546CF" w14:textId="2A3AA8F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Modern frontend trendek:</w:t>
      </w:r>
    </w:p>
    <w:p w14:paraId="04EA04EB" w14:textId="296D4639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projektben kiemelt szerepet kapott a reszponzív design, a felhasználói élmény (UX), az accessibility (akadálymentesség), valamint a performance optimalizálás. A UI komponensek kapszulázottak, újrahasznosíthatók és tesztelhetők. A styling SCSS-ben történik, a custom-theme.scss-ben definiált színpaletta és változók lehetővé teszik a gyors arculatváltást.</w:t>
      </w:r>
    </w:p>
    <w:p w14:paraId="7A1B247E" w14:textId="59AA30C0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618F562" w14:textId="5BB6A45A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Mappastruktúra és CLI példák:</w:t>
      </w:r>
    </w:p>
    <w:p w14:paraId="5837B841" w14:textId="211702CB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Angular CLI segítségével a projekt mappastruktúrája logikusan elkülöníti az alkalmazás fő részeit. Például:</w:t>
      </w:r>
    </w:p>
    <w:p w14:paraId="6E775C7A" w14:textId="0AC5FDE7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C03EA1" w14:textId="7298007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```shell</w:t>
      </w:r>
    </w:p>
    <w:p w14:paraId="578D62CF" w14:textId="5E7188C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ng new frontend --routing --style=scss</w:t>
      </w:r>
    </w:p>
    <w:p w14:paraId="33375B94" w14:textId="627F7FD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ng generate module features/product --route product --module app</w:t>
      </w:r>
    </w:p>
    <w:p w14:paraId="44995FE5" w14:textId="37D4173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ng generate component shared/header</w:t>
      </w:r>
    </w:p>
    <w:p w14:paraId="75A59EA4" w14:textId="5B7469A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ng generate service services/cart</w:t>
      </w:r>
    </w:p>
    <w:p w14:paraId="70B04CED" w14:textId="344451F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</w:t>
      </w:r>
    </w:p>
    <w:p w14:paraId="44834049" w14:textId="4B5C9983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39AE0E" w14:textId="5CB4FD51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`src/app` mappa tartalmazza a fő alkalmazás logikát, komponenseket és szolgáltatásokat. Az `src/assets` mappában találhatók a képek és logók, amelyek a vizuális megjelenést támogatják. A globális stílusokat a `src/styles.css` fájlban definiáltam, míg az egyedi témát a `src/custom-theme.scss`-ben. A proxy beállításokat a `proxy.conf.json`-ban kezeltem, hogy a fejlesztés során a frontend és backend közötti kommunikáció zökkenőmentes legyen.</w:t>
      </w:r>
    </w:p>
    <w:p w14:paraId="4451597E" w14:textId="0818194A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3CF1F" w14:textId="7BBF65F1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kulcsfájlok között szerepel az útvonalakat kezelő `app.routes.ts`, a konfigurációkat tartalmazó `app.config.ts`, a HTTP kérések biztonságát növelő `core/auth.interceptor.ts`, valamint a szolgáltatásokat, újrahasznosítható komponenseket és funkcionális modulokat tartalmazó mappák. Ezek a struktúrák segítik a projekt átláthatóságát és bővíthetőségét.</w:t>
      </w:r>
    </w:p>
    <w:p w14:paraId="7B09CCA3" w14:textId="3468CA3B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280563" w14:textId="496524D6" w:rsidR="7A1917B5" w:rsidRPr="007C79DF" w:rsidRDefault="6488B91B">
      <w:pPr>
        <w:pStyle w:val="Cmsor2"/>
      </w:pPr>
      <w:bookmarkStart w:id="195" w:name="_Toc224296439"/>
      <w:r w:rsidRPr="007C79DF">
        <w:t>2. Projekt Felépítése</w:t>
      </w:r>
      <w:bookmarkEnd w:id="195"/>
    </w:p>
    <w:p w14:paraId="3CCFA34D" w14:textId="11D480A7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942181" w14:textId="7412A2E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A projekt szerkezete támogatja a moduláris fejlesztést és a könnyű bővíthetőséget. A komponensek, szolgáltatások és modulok logikusan elkülönülnek egymástól, így a fejlesztés, </w:t>
      </w: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karbantartás és tesztelés egyszerűbb. A kulcsfájlok, mint az útvonalakat kezelő `app.routes.ts`, a konfigurációkat tartalmazó `app.config.ts`, valamint a biztonságot növelő `core/auth.interceptor.ts` jól elkülönülnek, így a projekt átlátható és skálázható. A globális és egyedi stílusok, valamint a proxy beállítások külön mappákban és fájlokban találhatók, ezzel támogatva a fejlesztési workflow-t és a reszponzív, egységes megjelenést.</w:t>
      </w:r>
    </w:p>
    <w:p w14:paraId="7FEBF599" w14:textId="2D4851D8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322217" w14:textId="04ABC0C0" w:rsidR="7A1917B5" w:rsidRPr="007C79DF" w:rsidRDefault="6488B91B">
      <w:pPr>
        <w:pStyle w:val="Cmsor2"/>
      </w:pPr>
      <w:bookmarkStart w:id="196" w:name="_Toc224296440"/>
      <w:r w:rsidRPr="007C79DF">
        <w:t>3. Architektúra és Tervezési Elvek</w:t>
      </w:r>
      <w:bookmarkEnd w:id="196"/>
    </w:p>
    <w:p w14:paraId="776C66ED" w14:textId="3C1B0032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73B604" w14:textId="51B4B90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alkalmazás architektúrája moduláris, több fő Angular modulból épül fel: core, shared, features és app modul. A core modul tartalmazza az alapvető szolgáltatásokat (auth, interceptor, config), a shared modulban helyezkednek el az újrahasznosítható komponensek</w:t>
      </w:r>
    </w:p>
    <w:p w14:paraId="50F6913C" w14:textId="3AB16522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(header, cart-drawer, toast), míg a features modulok a funkcionális egységeket (pl. termékek, rendelés, profil) fogják össze. Az app modul a fő bootstrap és routing logikát tartalmazza.</w:t>
      </w:r>
    </w:p>
    <w:p w14:paraId="7B3CE6C5" w14:textId="39B37CDA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776D6E" w14:textId="412C3CA1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komponens hierarchia logikusan épül fel: a fő layout komponens tartalmazza a fejlécet, oldalsó drawer-t, és a router outlet-et. A state management szolgáltatásokban történik, főként BehaviorSubject és Observable mintákkal, így a komponensek automatikusan frissülnek az adatok változásakor. A dependency injection (DI) lehetővé teszi, hogy a szolgáltatások singletonként működjenek, így minden komponens ugyanazt az állapotot látja.</w:t>
      </w:r>
    </w:p>
    <w:p w14:paraId="45329440" w14:textId="7F8C385C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D79B43" w14:textId="681EED9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architektúra támogatja a lazy loading-ot, így a nagyobb feature modulok csak akkor töltődnek be, amikor szükséges. Ez javítja a teljesítményt és csökkenti a bundle méretet. Az API integráció HttpClient-tel történik, az AuthInterceptor automatikusan hozzáfűzi a JWT tokent minden kéréshez. Az architektúra diagram (leírás):</w:t>
      </w:r>
    </w:p>
    <w:p w14:paraId="3BE579C3" w14:textId="4B586DDC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1F3173" w14:textId="1C16F618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AppModule</w:t>
      </w:r>
    </w:p>
    <w:p w14:paraId="7E555EFE" w14:textId="57F086E4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- CoreModule (auth, config, interceptor)</w:t>
      </w:r>
    </w:p>
    <w:p w14:paraId="4424EA5E" w14:textId="1FE87B9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- SharedModule (header, cart-drawer, toast)</w:t>
      </w:r>
    </w:p>
    <w:p w14:paraId="1A6AE7ED" w14:textId="65BD1568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- FeaturesModule (product, cart, order, profile)</w:t>
      </w:r>
    </w:p>
    <w:p w14:paraId="3521099E" w14:textId="0589ED0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F294C6" w14:textId="6F0E4F9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komponensek, szolgáltatások és modulok szigorúan elkülönülnek, így a projekt könnyen bővíthető és karbantartható.</w:t>
      </w:r>
    </w:p>
    <w:p w14:paraId="6ED18E22" w14:textId="032275A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Az alkalmazás architektúrája a modern Angular best practice-eket követi. A modulok (Core, Shared, Features, App) egymástól függetlenül fejleszthetők, így a csapatmunka hatékonyabb. A CoreModule singleton szolgáltatásokat tartalmaz, például AuthService, ConfigService, ErrorHandlerService, amelyek globálisan elérhetők. A SharedModule újrahasznosítható UI elemeket, pipe-okat, direktívákat, utility függvényeket tartalmaz. A FeaturesModule minden üzleti funkciót különálló modulba szervez, például ProductModule, CartModule, OrderModule, ProfileModule.</w:t>
      </w:r>
    </w:p>
    <w:p w14:paraId="6A68C76C" w14:textId="47FBC82D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5B0630" w14:textId="60657A8F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A komponens hierarchia a következő:</w:t>
      </w:r>
    </w:p>
    <w:p w14:paraId="5305443A" w14:textId="7C202C42" w:rsidR="7A1917B5" w:rsidRPr="007C79DF" w:rsidRDefault="6488B91B" w:rsidP="00E17FE5">
      <w:pPr>
        <w:pStyle w:val="Listaszerbekezds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AppComponent (root)</w:t>
      </w:r>
    </w:p>
    <w:p w14:paraId="56821EF0" w14:textId="5B33EC9F" w:rsidR="7A1917B5" w:rsidRPr="007C79DF" w:rsidRDefault="6488B91B" w:rsidP="00E17FE5">
      <w:pPr>
        <w:pStyle w:val="Listaszerbekezds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HeaderComponent</w:t>
      </w:r>
    </w:p>
    <w:p w14:paraId="0B22E28D" w14:textId="1AF7975B" w:rsidR="7A1917B5" w:rsidRPr="007C79DF" w:rsidRDefault="6488B91B" w:rsidP="00E17FE5">
      <w:pPr>
        <w:pStyle w:val="Listaszerbekezds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CartDrawerComponent</w:t>
      </w:r>
    </w:p>
    <w:p w14:paraId="438F4C46" w14:textId="0ED93C90" w:rsidR="7A1917B5" w:rsidRPr="007C79DF" w:rsidRDefault="6488B91B" w:rsidP="00E17FE5">
      <w:pPr>
        <w:pStyle w:val="Listaszerbekezds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RouterOutlet</w:t>
      </w:r>
    </w:p>
    <w:p w14:paraId="0E0A5B30" w14:textId="2CB489F5" w:rsidR="7A1917B5" w:rsidRPr="007C79DF" w:rsidRDefault="6488B91B" w:rsidP="00E17FE5">
      <w:pPr>
        <w:pStyle w:val="Listaszerbekezds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ToastComponent</w:t>
      </w:r>
    </w:p>
    <w:p w14:paraId="16108E21" w14:textId="222BC46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E96210" w14:textId="75E6677C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state management a szolgáltatásokban történik, de nagyobb projektekben bevezethető NgRx vagy Akita. A dependency injection lehetővé teszi a mock szolgáltatások használatát teszteléskor. Az architektúra támogatja a lazy loading-ot, route guard-okat, resolver-eket, interceptorokat, így a biztonság, teljesítmény és UX optimalizált.</w:t>
      </w:r>
    </w:p>
    <w:p w14:paraId="28EABF27" w14:textId="1B73A292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B36186" w14:textId="609F05A5" w:rsidR="7A1917B5" w:rsidRPr="007C79DF" w:rsidRDefault="6488B91B">
      <w:pPr>
        <w:pStyle w:val="Cmsor2"/>
      </w:pPr>
      <w:bookmarkStart w:id="197" w:name="_Toc224296441"/>
      <w:r w:rsidRPr="007C79DF">
        <w:t xml:space="preserve">4. Főbb </w:t>
      </w:r>
      <w:r w:rsidR="008D465D" w:rsidRPr="007C79DF">
        <w:t>k</w:t>
      </w:r>
      <w:r w:rsidRPr="007C79DF">
        <w:t xml:space="preserve">omponensek és </w:t>
      </w:r>
      <w:r w:rsidR="008D465D" w:rsidRPr="007C79DF">
        <w:t>s</w:t>
      </w:r>
      <w:r w:rsidRPr="007C79DF">
        <w:t>zolgáltatások</w:t>
      </w:r>
      <w:bookmarkEnd w:id="197"/>
    </w:p>
    <w:p w14:paraId="5DC738F7" w14:textId="5F261DF2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6DD9F3" w14:textId="3C763D87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termékek listázásához ProductService-t használunk, amely Observable formában adja vissza a termékeket. A termékek megjelenítéséhez ProductListComponent és ProductCardComponent felel, a részletező ProductDetailComponent dinamikusan tölti be az adatokat route paraméter alapján. A CartService a kosár állapotát kezeli, minden kosárművelet (hozzáadás, törlés, módosítás) automatikusan frissíti az állapotot.</w:t>
      </w:r>
    </w:p>
    <w:p w14:paraId="343703F9" w14:textId="5A5889E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4DEBA8" w14:textId="4CA5B6D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komponensek interface-eket használnak, pl. Product, CartItem, Order, így a típusbiztonság garantált. A szolgáltatások tesztelhetők Angular TestBed-del, mock API-val, így a hibák gyorsan kiszűrhetők. Példa interface:</w:t>
      </w:r>
    </w:p>
    <w:p w14:paraId="5F85640C" w14:textId="2002549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E3415" w14:textId="7C6C134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```typescript</w:t>
      </w:r>
    </w:p>
    <w:p w14:paraId="47E38A22" w14:textId="0EBAC0E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export interface Product {</w:t>
      </w:r>
    </w:p>
    <w:p w14:paraId="31A801BE" w14:textId="3673D977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id: string;</w:t>
      </w:r>
    </w:p>
    <w:p w14:paraId="45524D83" w14:textId="689BCA1A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name: string;</w:t>
      </w:r>
    </w:p>
    <w:p w14:paraId="49A82278" w14:textId="695389E4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price: number;</w:t>
      </w:r>
    </w:p>
    <w:p w14:paraId="28FE3511" w14:textId="57713B04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image: string;</w:t>
      </w:r>
    </w:p>
    <w:p w14:paraId="2C24B7A7" w14:textId="254C8141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description: string;</w:t>
      </w:r>
    </w:p>
    <w:p w14:paraId="0CD28495" w14:textId="3535B404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C3877E5" w14:textId="0DBD2D19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</w:t>
      </w:r>
    </w:p>
    <w:p w14:paraId="47FE7302" w14:textId="0AB92281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1585D" w14:textId="04E494F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toast értesítések ToastService segítségével jelennek meg, rövid visszajelzést adva a felhasználónak. Az AuthService kezeli a bejelentkezést, regisztrációt, token tárolást, és a felhasználói állapotot. A szolgáltatások singletonként működnek, így minden komponens ugyanazt az állapotot látja.</w:t>
      </w:r>
    </w:p>
    <w:p w14:paraId="7E2A22D3" w14:textId="445240B6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85C895" w14:textId="3BF1B08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komponensek fejlesztése során figyeltem a tesztelhetőségre, kapszulázásra, újrahasznosíthatóságra és a reszponzív designra. Angular Material vagy custom UI elemek használhatók, a design rendszer könnyen bővíthető.</w:t>
      </w:r>
    </w:p>
    <w:p w14:paraId="7C1C6744" w14:textId="71971D33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23DE76" w14:textId="103A4077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ProductService felel a termékek lekérdezéséért, szűréséért, rendezéséért. A CartService a kosár állapotát kezeli, minden művelet után event emitterrel értesíti a UI-t. Az OrderService a rendelési folyamatot, fizetési integrációt, rendelési előzményeket kezeli. Az AuthService a bejelentkezést, regisztrációt, token kezelést, jogosultságokat, profil frissítést valósítja meg.</w:t>
      </w:r>
    </w:p>
    <w:p w14:paraId="10F7C5C5" w14:textId="661AD99A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9613C9" w14:textId="2CA5B7E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komponensek fejlesztése során figyeltem a kapszulázásra, input/output property binding-re, event emitterre, observer pattern-re. Példa ProductListComponent:</w:t>
      </w:r>
    </w:p>
    <w:p w14:paraId="28CCCD92" w14:textId="558A862C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CC0B6" w14:textId="18DC69D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```typescript</w:t>
      </w:r>
    </w:p>
    <w:p w14:paraId="46FC9AB9" w14:textId="0F4E610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@Component({ selector: 'app-product-list', templateUrl: './product-list.component.html' })</w:t>
      </w:r>
    </w:p>
    <w:p w14:paraId="3588D644" w14:textId="345C147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export class ProductListComponent implements OnInit {</w:t>
      </w:r>
    </w:p>
    <w:p w14:paraId="082E480A" w14:textId="38DB5884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products$: Observable&lt;Product[]&gt;;</w:t>
      </w:r>
    </w:p>
    <w:p w14:paraId="777DC578" w14:textId="238ECC6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constructor(private productService: ProductService) {}</w:t>
      </w:r>
    </w:p>
    <w:p w14:paraId="2888B1C7" w14:textId="1AFBF50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ngOnInit() {</w:t>
      </w:r>
    </w:p>
    <w:p w14:paraId="1FD21D5E" w14:textId="3DD05E3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this.products$ = this.productService.getProducts();</w:t>
      </w:r>
    </w:p>
    <w:p w14:paraId="4E6363EA" w14:textId="395D59FB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58F6CB30" w14:textId="68BCB03A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32964522" w14:textId="5C6483D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</w:t>
      </w:r>
    </w:p>
    <w:p w14:paraId="7BCA7E52" w14:textId="3B84290B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3D0BA" w14:textId="5C35E4F1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CartDrawerComponent animációval jelenik meg, a kosár tartalma automatikusan frissül. A ToastComponent rövid visszajelzéseket jelenít meg, a hibák, sikeres műveletek vagy információk gyors kommunikációjához.</w:t>
      </w:r>
    </w:p>
    <w:p w14:paraId="2CF6FC9A" w14:textId="1E38BA4F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EDB1AD" w14:textId="09BE2D27" w:rsidR="7A1917B5" w:rsidRPr="007C79DF" w:rsidRDefault="6488B91B">
      <w:pPr>
        <w:pStyle w:val="Cmsor2"/>
      </w:pPr>
      <w:bookmarkStart w:id="198" w:name="_Toc224296442"/>
      <w:r w:rsidRPr="007C79DF">
        <w:t>5. Navigáció és Útvonalak</w:t>
      </w:r>
      <w:bookmarkEnd w:id="198"/>
    </w:p>
    <w:p w14:paraId="38AF4A4D" w14:textId="25730ABF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13F3BB" w14:textId="5BE2786C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Angular Router-rel valósítottam meg az útvonalak kezelését. Az app.routes.ts-ben definiáltam a fő útvonalakat, a feature modulokhoz lazy loading-ot alkalmaztam. Route guard-ok (AuthGuard) biztosítják, hogy csak bejelentkezett felhasználók érhetik el a védett oldalakat. Route resolver-ekkel előtöltöm a szükséges adatokat, így a komponensek csak akkor jelennek meg, ha minden adat rendelkezésre áll.</w:t>
      </w:r>
    </w:p>
    <w:p w14:paraId="3EF980C6" w14:textId="094D89A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B4F34A" w14:textId="5358475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útvonalak paraméterezhetők, pl. termék részletező oldal: `/products/:id`. A navigáció animációkkal, loading indikátorokkal, breadcrumb-mal és progress bar-ral bővíthető. Példa route resolver:</w:t>
      </w:r>
    </w:p>
    <w:p w14:paraId="7CC1F817" w14:textId="2643B10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72F144" w14:textId="71023AF8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```typescript</w:t>
      </w:r>
    </w:p>
    <w:p w14:paraId="47ED8F65" w14:textId="26E0FB0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@Injectable({ providedIn: 'root' })</w:t>
      </w:r>
    </w:p>
    <w:p w14:paraId="2C0D6522" w14:textId="657C064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export class ProductResolver implements Resolve&lt;Product&gt; {</w:t>
      </w:r>
    </w:p>
    <w:p w14:paraId="474C3502" w14:textId="438A1EC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constructor(private productService: ProductService) {}</w:t>
      </w:r>
    </w:p>
    <w:p w14:paraId="44A8D74A" w14:textId="5A91F4A9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resolve(route: ActivatedRouteSnapshot): Observable&lt;Product&gt; {</w:t>
      </w:r>
    </w:p>
    <w:p w14:paraId="33D85AAC" w14:textId="7D05FF31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return this.productService.getProductById(route.paramMap.get('id'));</w:t>
      </w:r>
    </w:p>
    <w:p w14:paraId="56A955D5" w14:textId="0C16F0E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12AA587A" w14:textId="3D6EAE5F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0BCF1A" w14:textId="445AA107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</w:t>
      </w:r>
    </w:p>
    <w:p w14:paraId="7F03AD0C" w14:textId="2CD45B1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navigáció best practice: minden oldal elérhető legyen URL-ből, a visszalépés, előrelépés, deep linking támogatott. A routing tesztelhető Angular Router Testing Module-lal.</w:t>
      </w:r>
    </w:p>
    <w:p w14:paraId="7281CFEB" w14:textId="4B844358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Angular Router lehetővé teszi a modulok lazy loading-ját, route guard-okat, resolver-eket, paraméterezett útvonalakat. Példa routing konfiguráció:</w:t>
      </w:r>
    </w:p>
    <w:p w14:paraId="343C866D" w14:textId="64B94326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6564D" w14:textId="4EF9E7E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```typescript</w:t>
      </w:r>
    </w:p>
    <w:p w14:paraId="03A05707" w14:textId="3FC67CF7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const routes: Routes = [</w:t>
      </w:r>
    </w:p>
    <w:p w14:paraId="6E30185F" w14:textId="734D9854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{ path: '', component: HomeComponent },</w:t>
      </w:r>
    </w:p>
    <w:p w14:paraId="0B70A71C" w14:textId="1B1768FB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{ path: 'products', loadChildren: () =&gt; import('./features/product/product.module').then(m =&gt; m.ProductModule) },</w:t>
      </w:r>
    </w:p>
    <w:p w14:paraId="4084B3C2" w14:textId="6321B3B7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{ path: 'cart', component: CartDrawerComponent, canActivate: [AuthGuard] },</w:t>
      </w:r>
    </w:p>
    <w:p w14:paraId="4D974027" w14:textId="474DCF1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{ path: 'profile', component: ProfileComponent, canActivate: [AuthGuard] },</w:t>
      </w:r>
    </w:p>
    <w:p w14:paraId="45181016" w14:textId="41BAA2A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{ path: '**', component: NotFoundComponent }</w:t>
      </w:r>
    </w:p>
    <w:p w14:paraId="67924F9C" w14:textId="48F4AF28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67E58ED" w14:textId="455C284B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</w:t>
      </w:r>
    </w:p>
    <w:p w14:paraId="464F56C4" w14:textId="2BE29F0E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0FD936" w14:textId="0379C16B" w:rsidR="00C40353" w:rsidRPr="007C79DF" w:rsidRDefault="6488B91B" w:rsidP="00B4115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navigáció UX szempontból animációkkal, progress bar-ral, breadcrumb-mal, loading indikátorokkal bővíthető. A deep linking, visszalépés, előrelépés, history támogatott. Route resolver-ekkel előtöltöm a szükséges adatokat, így a felhasználó nem találkozik üres vagy hibás oldallal.</w:t>
      </w:r>
    </w:p>
    <w:p w14:paraId="70FDDAFE" w14:textId="77777777" w:rsidR="00B41151" w:rsidRPr="007C79DF" w:rsidRDefault="00B41151" w:rsidP="00B4115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ACEA7F" w14:textId="10BF17C0" w:rsidR="7A1917B5" w:rsidRPr="007C79DF" w:rsidRDefault="6488B91B">
      <w:pPr>
        <w:pStyle w:val="Cmsor2"/>
      </w:pPr>
      <w:bookmarkStart w:id="199" w:name="_Toc224296443"/>
      <w:r w:rsidRPr="007C79DF">
        <w:t>6. UI Komponensek Viselkedése</w:t>
      </w:r>
      <w:bookmarkEnd w:id="199"/>
    </w:p>
    <w:p w14:paraId="64838E42" w14:textId="6AD37B70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A62C76" w14:textId="78378B0A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UI komponensek fejlesztése során kiemelt figyelmet fordítottam a felhasználói élményre, accessibility-re és interaktivitásra. A fejléc (HeaderComponent) tartalmazza a navigációt, keresőt, kosár ikont, profil linket. A kosár drawer (CartDrawerComponent) animáltan jelenik meg, a tartalom automatikusan frissül az állapotváltozáskor.</w:t>
      </w:r>
    </w:p>
    <w:p w14:paraId="350FD63F" w14:textId="3BCF753A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70D7CD" w14:textId="5A8C0FB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termék kártyák (ProductCardComponent) vizuálisan kiemelik a termékeket, a kosárba helyezés gomb intuitív és gyors. A termékek listázása lapozással, szűréssel, rendezéssel történik. A UI komponensek kapszulázottak, újrahasznosíthatók, tesztelhetők. Angular Material vagy custom UI elemek használhatók.</w:t>
      </w:r>
    </w:p>
    <w:p w14:paraId="47ECA9DA" w14:textId="0250B300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7E8D40" w14:textId="040B49BF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Accessibility szempontok: minden gomb, input, lista elérhető billentyűzettel és képernyőolvasóval. ARIA attribútumok, alt szövegek, kontraszt optimalizálás, tab indexek biztosítják az akadálymentességet. Animációk (Angular Animations, CSS transitions) javítják a felhasználói élményt, pl. drawer nyitás/zárás, toast megjelenés/eltűnés.</w:t>
      </w:r>
    </w:p>
    <w:p w14:paraId="07468786" w14:textId="6DA16937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445D27" w14:textId="7EF4309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A UI komponensek tesztelése egységtesztekkel, snapshot tesztekkel, felhasználói tesztekkel történik. Design pattern-ek: kapszulázás, observer pattern, event emitter, input/output property binding. A UI komponensek könnyen bővíthetők tooltip-ekkel, modális ablakokkal, progress bar-ral, skeleton loading-gal.</w:t>
      </w:r>
    </w:p>
    <w:p w14:paraId="0C93BE54" w14:textId="047F234D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3DEBA9" w14:textId="4CAC1C88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UI komponensek fejlesztése során figyeltem az accessibility-re: minden gomb, input, lista elérhető billentyűzettel és képernyőolvasóval. ARIA attribútumok, alt szövegek, kontraszt optimalizálás, tab indexek biztosítják az akadálymentességet. Animációk (Angular Animations, CSS transitions) javítják a felhasználói élményt, pl. drawer nyitás/zárás, toast megjelenés/eltűnés.</w:t>
      </w:r>
    </w:p>
    <w:p w14:paraId="3A7DD316" w14:textId="37A0B9BE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A44EC4" w14:textId="0338760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termék kártyák (ProductCardComponent) vizuálisan kiemelik a termékeket, a kosárba helyezés gomb intuitív és gyors. A termékek listázása lapozással, szűréssel, rendezéssel történik. A UI komponensek kapszulázottak, újrahasznosíthatók, tesztelhetők. Angular Material vagy custom UI elemek használhatók.</w:t>
      </w:r>
    </w:p>
    <w:p w14:paraId="0DC4C6DA" w14:textId="18AA1A2B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84D8F3" w14:textId="60B7C69A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UI komponensek tesztelése egységtesztekkel, snapshot tesztekkel, felhasználói tesztekkel történik. Design pattern-ek: kapszulázás, observer pattern, event emitter, input/output property binding. A UI komponensek könnyen bővíthetők tooltip-ekkel, modális ablakokkal, progress bar-ral, skeleton loading-gal.</w:t>
      </w:r>
    </w:p>
    <w:p w14:paraId="054AF0D8" w14:textId="77777777" w:rsidR="00B41151" w:rsidRPr="007C79DF" w:rsidRDefault="00B4115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B3D946" w14:textId="4FA8873F" w:rsidR="7A1917B5" w:rsidRPr="007C79DF" w:rsidRDefault="6488B91B">
      <w:pPr>
        <w:pStyle w:val="Cmsor2"/>
      </w:pPr>
      <w:bookmarkStart w:id="200" w:name="_Toc224296444"/>
      <w:r w:rsidRPr="007C79DF">
        <w:t xml:space="preserve">7. Styling és </w:t>
      </w:r>
      <w:r w:rsidR="008D465D" w:rsidRPr="007C79DF">
        <w:t>t</w:t>
      </w:r>
      <w:r w:rsidRPr="007C79DF">
        <w:t>éma</w:t>
      </w:r>
      <w:bookmarkEnd w:id="200"/>
    </w:p>
    <w:p w14:paraId="680CEEB1" w14:textId="056913C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9BBDC4" w14:textId="06150E3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custom-theme.scss-ben egyedi színpalettát, változókat és mixineket definiáltam, amelyek lehetővé teszik a gyors stílusváltást és a design rendszer bővítését. A styles.css-ben globális stílusokat, tipográfiát és reszponzív beállításokat helyeztem el. A reszponzív design biztosítja, hogy az alkalmazás mobilon, tableten és asztali gépen is jól használható legyen. A stílusok kapszulázása segíti a karbantartást és a bővítést.</w:t>
      </w:r>
    </w:p>
    <w:p w14:paraId="0DC2290A" w14:textId="28D3A3EB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76FFC94" w14:textId="4D3BCBA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Példa SCSS</w:t>
      </w:r>
      <w:r w:rsidRPr="007C79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C4C932" w14:textId="5F7A894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AFE340" w14:textId="7B50D0FC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```scss</w:t>
      </w:r>
    </w:p>
    <w:p w14:paraId="22B83574" w14:textId="4DF16CDC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$primary: #1976d2;</w:t>
      </w:r>
    </w:p>
    <w:p w14:paraId="0E74D0E2" w14:textId="1B7A8A8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$accent: #ff4081;</w:t>
      </w:r>
    </w:p>
    <w:p w14:paraId="0D54879B" w14:textId="7D41C1F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$warn: #f44336;</w:t>
      </w:r>
    </w:p>
    <w:p w14:paraId="3B5CD70E" w14:textId="00254714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body {</w:t>
      </w:r>
    </w:p>
    <w:p w14:paraId="6DA18604" w14:textId="0FE4EC5D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font-family: 'Roboto', sans-serif;</w:t>
      </w:r>
    </w:p>
    <w:p w14:paraId="72463E32" w14:textId="07FB59FA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background: #f5f5f5;</w:t>
      </w:r>
    </w:p>
    <w:p w14:paraId="7C6FB7B3" w14:textId="44350FC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10CFABC" w14:textId="5C28224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```</w:t>
      </w:r>
    </w:p>
    <w:p w14:paraId="01AE16EA" w14:textId="7D9B6D96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A7DB9B" w14:textId="0D5FC17C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styling fejlesztése során figyeltem a modern design trendekre, például Material Design vagy Flat Design elemekre. A színpaletta könnyen módosítható, így a projekt arculata gyorsan frissíthető. A stílusok kapszulázása segíti a komponensek újrahasznosítását és a karbantartást. A reszponzív design mellett dark mode és accessibility funkciók is bevezethetők, így minden felhasználó számára optimális élményt nyújt az alkalmazás.</w:t>
      </w:r>
    </w:p>
    <w:p w14:paraId="7E8DC38D" w14:textId="24E098AA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F9F3C8" w14:textId="54BDA9F9" w:rsidR="7A1917B5" w:rsidRPr="007C79DF" w:rsidRDefault="6488B91B">
      <w:pPr>
        <w:pStyle w:val="Cmsor2"/>
      </w:pPr>
      <w:bookmarkStart w:id="201" w:name="_Toc224296445"/>
      <w:r w:rsidRPr="007C79DF">
        <w:t xml:space="preserve">8. Fejlesztési és </w:t>
      </w:r>
      <w:r w:rsidR="008D465D" w:rsidRPr="007C79DF">
        <w:t>futtatási lépések</w:t>
      </w:r>
      <w:bookmarkEnd w:id="201"/>
    </w:p>
    <w:p w14:paraId="69393307" w14:textId="1086D016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C15187" w14:textId="3BBC7037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fejlesztés első lépése a projekt alapjainak lefektetése volt. Az Angular CLI segítségével hoztam létre az alkalmazást, majd a mappastruktúrát úgy alakítottam ki, hogy a komponensek, szolgáltatások és modulok jól elkülönüljenek egymástól. Ez a felosztás segítette a későbbi bővítést és karbantartást. A backend API integrációja során először a proxy.conf.json-t konfiguráltam, hogy a fejlesztés alatt a frontend és backend közötti kommunikáció egyszerűen működjön. Ez lehetővé tette, hogy az Angular alkalmazásból közvetlenül hívjam a backend végpontokat, anélkül, hogy CORS problémákba ütköznék.</w:t>
      </w:r>
    </w:p>
    <w:p w14:paraId="401842A5" w14:textId="22C9F0AF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FC5C1D" w14:textId="5D367760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Fejlesztési lépések:</w:t>
      </w:r>
    </w:p>
    <w:p w14:paraId="05D47E64" w14:textId="24D21709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B8FFD" w14:textId="32CB5DC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`git clone &lt;repo&gt;`</w:t>
      </w:r>
    </w:p>
    <w:p w14:paraId="3BE1B7F8" w14:textId="015402C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`cd frontend &amp;&amp; npm install`</w:t>
      </w:r>
    </w:p>
    <w:p w14:paraId="735F396D" w14:textId="3F92FFE1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`npm start` (proxy.conf.json beállítva)</w:t>
      </w:r>
    </w:p>
    <w:p w14:paraId="367A2F15" w14:textId="7F5C082B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3B6391" w14:textId="7F8F895A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CI/CD pipeline automatizálja a build, teszt és deploy folyamatokat, így a fejlesztési ciklus gyorsabb és megbízhatóbb. A fejlesztési környezetben proxy-t használok, így a frontend és backend közötti kommunikáció egyszerűen tesztelhető.</w:t>
      </w:r>
    </w:p>
    <w:p w14:paraId="0AF1E2B8" w14:textId="7B1E5436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B16E92" w14:textId="6D251EE8" w:rsidR="7A1917B5" w:rsidRPr="007C79DF" w:rsidRDefault="6488B91B">
      <w:pPr>
        <w:pStyle w:val="Cmsor2"/>
      </w:pPr>
      <w:bookmarkStart w:id="202" w:name="_Toc224296446"/>
      <w:r w:rsidRPr="007C79DF">
        <w:t>9. Funkciók működése</w:t>
      </w:r>
      <w:bookmarkEnd w:id="202"/>
    </w:p>
    <w:p w14:paraId="1B005CE9" w14:textId="1A40FCCC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08BD4D" w14:textId="5BBB96E9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termék-szolgáltatás azért készült, hogy a termékek adatai mindig naprakészek legyenek, és a felhasználó valós időben láthassa a változásokat. Az Observable alapú adatkezelés lehetővé teszi, hogy a komponensek automatikusan frissüljenek, ha új termék kerül a rendszerbe vagy módosul egy meglévő.</w:t>
      </w:r>
    </w:p>
    <w:p w14:paraId="61F4925B" w14:textId="5BE4D1C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C03F55" w14:textId="617468D2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kosár állapotkezelő szolgáltatás célja, hogy a kosár tartalma minden komponens számára elérhető legyen, és a változások automatikusan frissüljenek. Ez a megközelítés biztosítja, hogy a felhasználó mindig a legfrissebb kosáradatokat látja, függetlenül attól, hogy melyik oldalon tartózkodik.</w:t>
      </w:r>
    </w:p>
    <w:p w14:paraId="007FF4C6" w14:textId="7E3D3442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E3C69" w14:textId="306300C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autentikációs szolgáltatás a felhasználói hitelesítés és jogosultságkezelés központi eleme. A JWT tokenek használata biztonságos és skálázható megoldást nyújt, mivel a tokenek automatikusan hozzáadódnak az API kérésekhez, így a backend felismeri a felhasználót és engedélyezi a védett végpontokat.</w:t>
      </w:r>
    </w:p>
    <w:p w14:paraId="088B5B4C" w14:textId="72824F45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06657F" w14:textId="442C0BA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toast értesítések célja, hogy a felhasználó gyors visszajelzést kapjon a műveletekről. A rövid, automatikusan eltűnő üzenetek nem zavarják a felhasználót, de mégis biztosítják a visszajelzést.</w:t>
      </w:r>
    </w:p>
    <w:p w14:paraId="34009877" w14:textId="5723DE7E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6A9889" w14:textId="77B5DC54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styling és téma kialakítása során a custom-theme.scss-ben definiált színpaletta és változók lehetővé teszik a gyors stílusváltást és a design rendszer bővítését. A globális stílusok biztosítják az egységes megjelenést, a reszponzív design pedig garantálja, hogy az alkalmazás minden eszközön jól használható legyen.</w:t>
      </w:r>
    </w:p>
    <w:p w14:paraId="7D64D39C" w14:textId="6CE913B4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389C78" w14:textId="6E1187B5" w:rsidR="7A1917B5" w:rsidRPr="007C79DF" w:rsidRDefault="6488B91B">
      <w:pPr>
        <w:pStyle w:val="Cmsor2"/>
      </w:pPr>
      <w:bookmarkStart w:id="203" w:name="_Toc224296447"/>
      <w:r w:rsidRPr="007C79DF">
        <w:t>10. További fejlesztési tapasztalatok, technológiai alternatívák és jövőbeli lehetőségek</w:t>
      </w:r>
      <w:bookmarkEnd w:id="203"/>
    </w:p>
    <w:p w14:paraId="1EA383ED" w14:textId="7E4F8C18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CB1FF" w14:textId="375EA489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A projekt jövőbeli fejlesztési lehetőségeit röviden összefoglalva: a felhasználói profil bővítése, rendelési előzmények megjelenítése, új fizetési módok integrálása, admin felület létrehozása, mesterséges intelligencia alapú ajánlórendszer, valós idejű chat funkció, big data elemzés, felhő </w:t>
      </w: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alapú infrastruktúra, marketing és SEO optimalizálás. A technológiai alapok lehetővé teszik, hogy az alkalmazás könnyen bővíthető és karbantartható legyen.</w:t>
      </w:r>
    </w:p>
    <w:p w14:paraId="3714A37E" w14:textId="0D467AB4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D7191" w14:textId="1FDA01D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Technológiai</w:t>
      </w: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alternatívák:</w:t>
      </w:r>
    </w:p>
    <w:p w14:paraId="1BFFB605" w14:textId="0F624DC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Angular mellett alternatívák lehetnek React, Vue, Svelte, Next.js vagy Nuxt. A React előnye a flexibilis komponensmodell és hatalmas ökoszisztéma, míg a Vue egyszerűbb tanulási görbével és gyors prototípus-készítéssel bír. Svelte modern, compiler-alapú megközelítést alkalmaz, így kisebb bundle méretet és gyorsabb renderelést biztosít. Next.js és Nuxt SSR-t és statikus generálást támogatnak, ami SEO és performance szempontból előnyös lehet. Az Angular választása a nagyvállalati támogatás, beépített DI, routing és formkezelés miatt volt indokolt.</w:t>
      </w:r>
    </w:p>
    <w:p w14:paraId="34A9D198" w14:textId="22072960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C2FDDE" w14:textId="4C7DA6F2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Fejlesztési tapasztalatok:</w:t>
      </w:r>
    </w:p>
    <w:p w14:paraId="637B50FC" w14:textId="2851209F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projekt során kiemelt figyelmet fordítottam a hibakezelésre, state managementre (BehaviorSubject, Observable), API integrációra (HttpClient, interceptor), performance tuningra (lazy loading, optimalizált asset kezelés), accessibility-re (ARIA, keyboard navigation), és UX-re (animációk, loading indikátorok, toast értesítések). A tesztelés egységtesztekkel, integrációs tesztekkel és e2e tesztekkel történik, a CI/CD pipeline automatikusan építi és deployolja az alkalmazást.</w:t>
      </w:r>
    </w:p>
    <w:p w14:paraId="59EC8C94" w14:textId="4F910FD2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88AD0" w14:textId="6B8D3048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Jövőbeli lehetőségek:</w:t>
      </w:r>
    </w:p>
    <w:p w14:paraId="0334F5E3" w14:textId="699C2427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Microfrontend architektúra: több csapat párhuzamos fejlesztése, független deploy.</w:t>
      </w:r>
    </w:p>
    <w:p w14:paraId="17C4E34C" w14:textId="198EC7EB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PWA (Progressive Web App): offline működés, push értesítések, installálhatóság.</w:t>
      </w:r>
    </w:p>
    <w:p w14:paraId="39461C6A" w14:textId="40A0D7FE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Real-time funkciók: WebSocket, SignalR, valós idejű chat, értesítések.</w:t>
      </w:r>
    </w:p>
    <w:p w14:paraId="678346A8" w14:textId="023D829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Cloud deployment: Docker, Kubernetes, felhőszolgáltatók (AWS, Azure, GCP).</w:t>
      </w:r>
    </w:p>
    <w:p w14:paraId="0A636E87" w14:textId="5819F86F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Automatizált tesztelés: Jest, Cypress, Playwright, SonarQube.</w:t>
      </w:r>
    </w:p>
    <w:p w14:paraId="449BDC53" w14:textId="0E2D0885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Monitoring és logging: Sentry, LogRocket, Google Analytics, Prometheus.</w:t>
      </w:r>
    </w:p>
    <w:p w14:paraId="559011B3" w14:textId="0E999CB8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Rollback és verziókezelés: feature flag-ek, blue-green deployment.</w:t>
      </w:r>
    </w:p>
    <w:p w14:paraId="328A6EFE" w14:textId="57AFF356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Marketing és SEO: meta tag-ek, sitemap, structured data, analitika.</w:t>
      </w:r>
    </w:p>
    <w:p w14:paraId="227E4FF2" w14:textId="669836EC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Felhasználói visszajelzés: feedback modul, A/B tesztelés, heatmap.</w:t>
      </w:r>
    </w:p>
    <w:p w14:paraId="5A4DE3C0" w14:textId="22ECFF56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08E77" w14:textId="5B17823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Biztonsági és skálázhatósági szempontok:</w:t>
      </w:r>
    </w:p>
    <w:p w14:paraId="19CCAFA3" w14:textId="42E528EA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A JWT tokenek, route guard-ok, input validáció, XSS/CSRF elleni védelem, HTTPS használata, rate limiting, audit logok mind hozzájárulnak a biztonságos működéshez. A </w:t>
      </w: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skálázhatóságot a moduláris felépítés, cache-elés, CDN, optimalizált asset kezelés és cloud infrastruktúra támogatja.</w:t>
      </w:r>
    </w:p>
    <w:p w14:paraId="3EC83139" w14:textId="379DDCEE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527AFF" w14:textId="2D834B92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DevOps és deployment:</w:t>
      </w:r>
    </w:p>
    <w:p w14:paraId="26E82B08" w14:textId="5DD84B83" w:rsidR="7A1917B5" w:rsidRPr="007C79DF" w:rsidRDefault="6488B91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CI/CD pipeline automatikusan építi, teszteli és deployolja az alkalmazást. A Docker konténerizáció, Kubernetes orchestration, monitoring és logging eszközök (pl. Sentry, Prometheus) segítik a stabil működést. Rollback lehetőségek, feature flag-ek és blue-green deployment biztosítják a gyors hibajavítást és a folyamatos fejlesztést.Összefoglalva, a SMH-Projekt frontend technológiai alapjai, fejlesztési workflow-ja és architektúrája lehetővé teszik a jövőbeli bővítést, skálázást és biztonságos működést. A modern frontend trendek, best practice-ek és DevOps eszközök alkalmazása biztosítja, hogy az alkalmazás hosszú távon is versenyképes és karbantartható marad. A részletes dokumentáció, tesztelési stratégia, fejlesztési workflow, architektúra, UI/UX, accessibility, performance, DevOps, deployment, monitoring, rollback, SEO, analitika, marketing, felhasználói visszajelzés, jövőbeli lehetőségek, technológiai alternatívák, best practice-ek, skálázhatóság, biztonság mind hozzájárulnak a sikeres, modern, professzionális webalkalmazás fejlesztéséhez</w:t>
      </w:r>
    </w:p>
    <w:p w14:paraId="1507D076" w14:textId="76BDB410" w:rsidR="285CDB4A" w:rsidRPr="007C79DF" w:rsidRDefault="285CDB4A" w:rsidP="00E17FE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93066EA" w14:textId="1B90F411" w:rsidR="1DD3C45B" w:rsidRPr="007C79DF" w:rsidRDefault="1DD3C45B" w:rsidP="00E17FE5">
      <w:pPr>
        <w:pStyle w:val="Cmsor1"/>
        <w:spacing w:before="0" w:after="0" w:line="360" w:lineRule="auto"/>
        <w:jc w:val="both"/>
        <w:rPr>
          <w:rFonts w:ascii="Times New Roman" w:hAnsi="Times New Roman" w:cs="Times New Roman"/>
          <w:b/>
          <w:color w:val="auto"/>
          <w:lang w:val="en-US"/>
        </w:rPr>
      </w:pPr>
      <w:bookmarkStart w:id="204" w:name="_Toc224296448"/>
      <w:r w:rsidRPr="007C79DF">
        <w:rPr>
          <w:rFonts w:ascii="Times New Roman" w:hAnsi="Times New Roman" w:cs="Times New Roman"/>
          <w:b/>
          <w:color w:val="auto"/>
          <w:lang w:val="en-US"/>
        </w:rPr>
        <w:t>MCM Backend Dokumentáció</w:t>
      </w:r>
      <w:bookmarkEnd w:id="204"/>
    </w:p>
    <w:p w14:paraId="50673F29" w14:textId="75FDAB26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05" w:name="_Toc224296449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Bevezetés</w:t>
      </w:r>
      <w:bookmarkEnd w:id="205"/>
    </w:p>
    <w:p w14:paraId="5E9164DD" w14:textId="41B5D848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Az alábbi dokumentáció a Modular Computing Market Projekt-remek backendjét ismerteti részletesen. A leírás átfogó: bemutatja az alkalmazás felépítését, a fontosabb modulokat, a mappastruktúrát és a működést. A dokumentáció nem tér ki a tényleges adatbázis-sémára vagy a mcm.sql file-ra – csak a szerver oldali logikára, útvonalakra, middleware-ekre és a kapcsolódó kódra.</w:t>
      </w:r>
    </w:p>
    <w:p w14:paraId="27B1A2E8" w14:textId="2A712AA8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06" w:name="_Toc224296450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Architektúra áttekintés</w:t>
      </w:r>
      <w:bookmarkEnd w:id="206"/>
    </w:p>
    <w:p w14:paraId="5FF63C82" w14:textId="5CB8B4DB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backend Node.js/Express alapon működik, Sequelize ORM-mel kapcsolódva egy SQL adatbázishoz. Az alkalmazás logikailag rétegezett:</w:t>
      </w:r>
    </w:p>
    <w:p w14:paraId="2F69550C" w14:textId="65137092" w:rsidR="1DD3C45B" w:rsidRPr="007C79DF" w:rsidRDefault="1DD3C45B" w:rsidP="00E17FE5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index.js – belépési pont, middleware/tűrések beállítása</w:t>
      </w:r>
    </w:p>
    <w:p w14:paraId="5D693375" w14:textId="4FD16D90" w:rsidR="1DD3C45B" w:rsidRPr="007C79DF" w:rsidRDefault="1DD3C45B" w:rsidP="00E17FE5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routes/ – REST-es végpontok gyűjteménye</w:t>
      </w:r>
    </w:p>
    <w:p w14:paraId="5E8BBCBC" w14:textId="64CB45D7" w:rsidR="1DD3C45B" w:rsidRPr="007C79DF" w:rsidRDefault="1DD3C45B" w:rsidP="00E17FE5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controllers/ – üzleti logika a route-ok számára</w:t>
      </w:r>
    </w:p>
    <w:p w14:paraId="6352BC33" w14:textId="033398BC" w:rsidR="1DD3C45B" w:rsidRPr="007C79DF" w:rsidRDefault="1DD3C45B" w:rsidP="00E17FE5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models/ – Sequelize modellek (entitások)</w:t>
      </w:r>
    </w:p>
    <w:p w14:paraId="0989142D" w14:textId="18846C05" w:rsidR="1DD3C45B" w:rsidRPr="007C79DF" w:rsidRDefault="1DD3C45B" w:rsidP="00E17FE5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middleware/ – hitelesítés, opcionális auth, egyéb feldolgozás</w:t>
      </w:r>
    </w:p>
    <w:p w14:paraId="682B9EA9" w14:textId="25F45B20" w:rsidR="00E17FE5" w:rsidRPr="007C79DF" w:rsidRDefault="1DD3C45B" w:rsidP="00F572EF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uploads/ – statikus fájlok kiszolgálása</w:t>
      </w:r>
    </w:p>
    <w:p w14:paraId="65058BB2" w14:textId="0F21BA74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07" w:name="_Toc224296451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lastRenderedPageBreak/>
        <w:t>Mappastruktúra</w:t>
      </w:r>
      <w:bookmarkEnd w:id="207"/>
    </w:p>
    <w:p w14:paraId="22B7E589" w14:textId="182886DA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backend/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├─ index.js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├─ src/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├─ config/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└─ config.json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├─ controllers/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auth.controller.js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cart.controller.js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checkout.controller.js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login.controller.js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order.controller.js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└─ register.controller.js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├─ middleware/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auth.middleware.js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└─ optionalAuth.middleware.js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├─ models/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index.js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cartitem.model.js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gamekey.model.js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giftcard.model.js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order.model.js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orderdetail.model.js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├─ product.model.js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│   └─ user.model.js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└─ routes/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    ├─ auth.routes.js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    ├─ cart.routes.js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    ├─ checkout.routes.js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    ├─ order.routes.js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    ├─ product.routes.js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│       └─ protected.routes.js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└─ uploads/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1EE6AA51" w14:textId="53D2B4F9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08" w:name="_Toc224296452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lastRenderedPageBreak/>
        <w:t>Környezet és függőségek</w:t>
      </w:r>
      <w:bookmarkEnd w:id="208"/>
    </w:p>
    <w:p w14:paraId="32630E86" w14:textId="64A080D5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Aptos" w:hAnsi="Times New Roman" w:cs="Times New Roman"/>
          <w:sz w:val="24"/>
          <w:szCs w:val="24"/>
          <w:u w:val="single"/>
          <w:lang w:val="en-US"/>
        </w:rPr>
        <w:t>A backend működéséhez szükséges:</w:t>
      </w:r>
    </w:p>
    <w:p w14:paraId="0A6171FD" w14:textId="605C1EE0" w:rsidR="1DD3C45B" w:rsidRPr="007C79DF" w:rsidRDefault="1DD3C45B" w:rsidP="00E17FE5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Node.js </w:t>
      </w:r>
    </w:p>
    <w:p w14:paraId="17670FB5" w14:textId="0B76B4D2" w:rsidR="1DD3C45B" w:rsidRPr="007C79DF" w:rsidRDefault="1DD3C45B" w:rsidP="00E17FE5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npm / yarn</w:t>
      </w:r>
    </w:p>
    <w:p w14:paraId="466A6A85" w14:textId="4D1B8F87" w:rsidR="1DD3C45B" w:rsidRPr="007C79DF" w:rsidRDefault="1DD3C45B" w:rsidP="00E17FE5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.env fájl, amely tartalmazza többek között:</w:t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PORT=3000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JWT_SECRET=sajat_titkos_kulcs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644818F8" w14:textId="0C1CADEC" w:rsidR="1DD3C45B" w:rsidRPr="007C79DF" w:rsidRDefault="1DD3C45B" w:rsidP="00E17FE5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package.json-ben az alapvető modulok:</w:t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"dependencies":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"express": "^4.18.2",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"cors": "^2.8.5",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"dotenv": "^16.0.0",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"sequelize": "^6.32.1",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"bcrypt": "^5.0.1",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"jsonwebtoken": "^8.5.1"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39FFE6D2" w14:textId="413EACDC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u w:val="single"/>
          <w:lang w:val="en-US"/>
        </w:rPr>
        <w:t>Telepítés</w:t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:</w:t>
      </w:r>
    </w:p>
    <w:p w14:paraId="16EB21AC" w14:textId="504F7357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cd backend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npm install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5104AE18" w14:textId="4BE4A6BF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u w:val="single"/>
          <w:lang w:val="en-US"/>
        </w:rPr>
        <w:t>Indítás</w:t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:</w:t>
      </w:r>
    </w:p>
    <w:p w14:paraId="70217714" w14:textId="3E62D234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npm start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# vagy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node index.js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38828EFA" w14:textId="0998A70C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09" w:name="_Toc224296453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index.js – a szerver indítása</w:t>
      </w:r>
      <w:bookmarkEnd w:id="209"/>
    </w:p>
    <w:p w14:paraId="6EC73360" w14:textId="725DCEC5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fájl beállítja az általános middleware-eket, definíciókat ad a route-oknak, és elindítja a szervert.</w:t>
      </w:r>
    </w:p>
    <w:p w14:paraId="33C048BB" w14:textId="13BDA0BC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express = require('express');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cors = require('cors');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require('dotenv').config();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lastRenderedPageBreak/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app = express();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app.use(cors());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app.use(express.json());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app.get('/', (req, res) =&gt;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res.send('Backend alap működik');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app.use('/api/auth', require('./src/routes/auth.routes'));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app.use('/api', require('./src/routes/protected.routes'));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app.use('/api/cart', require('./src/routes/cart.routes'));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app.use('/api/orders', require('./src/routes/order.routes'));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app.use('/api/checkout', require('./src/routes/checkout.routes'));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app.use('/api/products', require('./src/routes/product.routes'));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app.use('/uploads', express.static('uploads'));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PORT = process.env.PORT || 3000;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app.listen(PORT, () =&gt;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console.log(`Backend fut: </w:t>
      </w:r>
      <w:hyperlink r:id="rId10" w:history="1">
        <w:r w:rsidRPr="007C79DF">
          <w:rPr>
            <w:rStyle w:val="Hiperhivatkozs"/>
            <w:rFonts w:ascii="Times New Roman" w:eastAsia="Consolas" w:hAnsi="Times New Roman" w:cs="Times New Roman"/>
            <w:color w:val="auto"/>
            <w:sz w:val="24"/>
            <w:szCs w:val="24"/>
            <w:lang w:val="en-US"/>
          </w:rPr>
          <w:t>http://localhost:${PORT}`</w:t>
        </w:r>
      </w:hyperlink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3D9E2496" w14:textId="624D2BA9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10" w:name="_Toc224296454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Middleware-ek</w:t>
      </w:r>
      <w:bookmarkEnd w:id="210"/>
    </w:p>
    <w:p w14:paraId="0ACDCEF9" w14:textId="27E752A2" w:rsidR="1DD3C45B" w:rsidRPr="007C79DF" w:rsidRDefault="1DD3C45B" w:rsidP="00E17FE5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CORS lehetővé teszi a böngészőből történő kéréseket.</w:t>
      </w:r>
    </w:p>
    <w:p w14:paraId="25AF5C5B" w14:textId="36188E73" w:rsidR="1DD3C45B" w:rsidRPr="007C79DF" w:rsidRDefault="1DD3C45B" w:rsidP="00E17FE5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express.json() beállítja a JSON body-parser-t.</w:t>
      </w:r>
    </w:p>
    <w:p w14:paraId="72B690D6" w14:textId="77521371" w:rsidR="00B41151" w:rsidRPr="007C79DF" w:rsidRDefault="1DD3C45B" w:rsidP="00E17FE5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protected, cart, order, checkout és products útvonalakat saját routerekre delegáljuk.</w:t>
      </w:r>
    </w:p>
    <w:p w14:paraId="22C0C266" w14:textId="0AEDA90E" w:rsidR="00935999" w:rsidRPr="007C79DF" w:rsidRDefault="00935999" w:rsidP="00935999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</w:p>
    <w:p w14:paraId="5A7B3036" w14:textId="23B49CBE" w:rsidR="00935999" w:rsidRPr="007C79DF" w:rsidRDefault="00935999" w:rsidP="00935999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</w:p>
    <w:p w14:paraId="62EDFC50" w14:textId="27CE6FFF" w:rsidR="00935999" w:rsidRPr="007C79DF" w:rsidRDefault="00935999" w:rsidP="00935999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</w:p>
    <w:p w14:paraId="35AB5876" w14:textId="77777777" w:rsidR="00935999" w:rsidRPr="007C79DF" w:rsidRDefault="00935999" w:rsidP="00935999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</w:p>
    <w:p w14:paraId="4B106D24" w14:textId="77777777" w:rsidR="00B41151" w:rsidRPr="007C79DF" w:rsidRDefault="00B41151" w:rsidP="00B41151">
      <w:pPr>
        <w:rPr>
          <w:lang w:val="en-US"/>
        </w:rPr>
      </w:pPr>
    </w:p>
    <w:p w14:paraId="1101FA79" w14:textId="77777777" w:rsidR="00B41151" w:rsidRPr="007C79DF" w:rsidRDefault="00B41151" w:rsidP="00B41151">
      <w:pPr>
        <w:rPr>
          <w:lang w:val="en-US"/>
        </w:rPr>
      </w:pPr>
    </w:p>
    <w:p w14:paraId="1133CF3E" w14:textId="2A58A6D4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11" w:name="_Toc224296455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lastRenderedPageBreak/>
        <w:t>Route-ok</w:t>
      </w:r>
      <w:bookmarkEnd w:id="211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 xml:space="preserve"> </w:t>
      </w:r>
    </w:p>
    <w:p w14:paraId="57E82A8E" w14:textId="2C5CC8A9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Minden routes/ fájl Express routert exportál. Az alábbi táblázat gyors áttekintést ad: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983"/>
        <w:gridCol w:w="1046"/>
        <w:gridCol w:w="1639"/>
        <w:gridCol w:w="2961"/>
        <w:gridCol w:w="1425"/>
      </w:tblGrid>
      <w:tr w:rsidR="00C40353" w:rsidRPr="007C79DF" w14:paraId="1D9EF663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6DCC8" w14:textId="00C57617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bCs/>
                <w:sz w:val="24"/>
                <w:szCs w:val="24"/>
                <w:lang w:val="en-US"/>
              </w:rPr>
              <w:t>Útvonal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347C6" w14:textId="56BD7669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bCs/>
                <w:sz w:val="24"/>
                <w:szCs w:val="24"/>
                <w:lang w:val="en-US"/>
              </w:rPr>
              <w:t>Metódus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D6B0D" w14:textId="291CBA29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bCs/>
                <w:sz w:val="24"/>
                <w:szCs w:val="24"/>
                <w:lang w:val="en-US"/>
              </w:rPr>
              <w:t>Middleware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E6E85" w14:textId="26B8651B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bCs/>
                <w:sz w:val="24"/>
                <w:szCs w:val="24"/>
                <w:lang w:val="en-US"/>
              </w:rPr>
              <w:t>Kontroller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479E6" w14:textId="0C982451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bCs/>
                <w:sz w:val="24"/>
                <w:szCs w:val="24"/>
                <w:lang w:val="en-US"/>
              </w:rPr>
              <w:t>Funkció</w:t>
            </w:r>
          </w:p>
        </w:tc>
      </w:tr>
      <w:tr w:rsidR="00C40353" w:rsidRPr="007C79DF" w14:paraId="232066A7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DD778" w14:textId="53687FCF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/api/auth/login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0DF32" w14:textId="6B15FD34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C6E3C" w14:textId="2760EEAE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6B0FB" w14:textId="029329D6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loginController.login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7C45B" w14:textId="07229A85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Bejelentkezés</w:t>
            </w:r>
          </w:p>
        </w:tc>
      </w:tr>
      <w:tr w:rsidR="00C40353" w:rsidRPr="007C79DF" w14:paraId="1213147C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2F785" w14:textId="0612115F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/api/auth/register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EE407" w14:textId="1C53B5C2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5BA5A" w14:textId="6C021329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BA53A" w14:textId="0DFE096A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registerController.register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DA79B" w14:textId="29E7CC79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Regisztráció</w:t>
            </w:r>
          </w:p>
        </w:tc>
      </w:tr>
      <w:tr w:rsidR="00C40353" w:rsidRPr="007C79DF" w14:paraId="087A3E3B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D51A8" w14:textId="0A574FFA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/api/profile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1BB83" w14:textId="0AA7677E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9B55D" w14:textId="04154D3B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authMiddleware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A7ACA" w14:textId="0F1DD216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inline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FD550" w14:textId="5A918425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Védett profil</w:t>
            </w:r>
          </w:p>
        </w:tc>
      </w:tr>
      <w:tr w:rsidR="00C40353" w:rsidRPr="007C79DF" w14:paraId="48B13C09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8AC86" w14:textId="6CF9D57D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/api/cart/add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9C8AB" w14:textId="277193D2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19D41" w14:textId="5606A1D1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optionalAuth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7F09F" w14:textId="5A6CD5FD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cartController.addToCart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C6ACC" w14:textId="4B400D46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Kosárhoz adás</w:t>
            </w:r>
          </w:p>
        </w:tc>
      </w:tr>
      <w:tr w:rsidR="00C40353" w:rsidRPr="007C79DF" w14:paraId="4747AE12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4FE65" w14:textId="425F3038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/api/cart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EF7C0" w14:textId="623BC226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A5DB2" w14:textId="3A13B19F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optionalAuth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938F8" w14:textId="58006F3D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cartController.getCart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6490D" w14:textId="3BE7F292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Kosár lekérdezés</w:t>
            </w:r>
          </w:p>
        </w:tc>
      </w:tr>
      <w:tr w:rsidR="00C40353" w:rsidRPr="007C79DF" w14:paraId="3C170B89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82FD0" w14:textId="339940B5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/api/cart/remove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8BEBB" w14:textId="74D75D7F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4DF99" w14:textId="76E3C199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optionalAuth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7EAA1" w14:textId="1B6584A7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cartController.removeFromCart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B587C" w14:textId="4137F0B8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Eltávolítás</w:t>
            </w:r>
          </w:p>
        </w:tc>
      </w:tr>
      <w:tr w:rsidR="00C40353" w:rsidRPr="007C79DF" w14:paraId="06C33BED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60A28" w14:textId="775497F1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/api/checkout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B50BE" w14:textId="38188FFF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1C0A2" w14:textId="41F0B773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optionalAuth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7AD3D" w14:textId="393D8459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checkoutController.checkout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3A90A" w14:textId="4F5D9325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Fizetés</w:t>
            </w:r>
          </w:p>
        </w:tc>
      </w:tr>
      <w:tr w:rsidR="00C40353" w:rsidRPr="007C79DF" w14:paraId="71005D9C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51ACB" w14:textId="49BBBC1F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/api/orders/checkout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568BC" w14:textId="240E5729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03A3C" w14:textId="4AED5B6F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optionalAuth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621D0" w14:textId="79B58382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orderController.checkout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CAF34" w14:textId="73ED1CDA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Rendelés lezárás</w:t>
            </w:r>
          </w:p>
        </w:tc>
      </w:tr>
      <w:tr w:rsidR="00C40353" w:rsidRPr="007C79DF" w14:paraId="1692D968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D3F39" w14:textId="6586FA80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/api/products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3C464" w14:textId="7755D7D2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8A882" w14:textId="002F0727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60A04" w14:textId="4D089DCC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inline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E37A6" w14:textId="07FE4854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Terméklista</w:t>
            </w:r>
          </w:p>
        </w:tc>
      </w:tr>
      <w:tr w:rsidR="00C40353" w:rsidRPr="007C79DF" w14:paraId="5967A228" w14:textId="77777777" w:rsidTr="285CDB4A">
        <w:trPr>
          <w:trHeight w:val="300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E6045" w14:textId="343D928E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/api/products/:id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8DD59" w14:textId="00CBED56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27263" w14:textId="5BBEDDE3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5BA14" w14:textId="5880D280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inline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D98F5" w14:textId="5CC0B075" w:rsidR="285CDB4A" w:rsidRPr="007C79DF" w:rsidRDefault="285CDB4A" w:rsidP="00E17FE5">
            <w:pPr>
              <w:spacing w:after="0" w:line="360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C79DF"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  <w:t>Termék részlet</w:t>
            </w:r>
          </w:p>
        </w:tc>
      </w:tr>
    </w:tbl>
    <w:p w14:paraId="0CA89F76" w14:textId="1EB1388F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12" w:name="_Toc224296456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auth.routes.js</w:t>
      </w:r>
      <w:bookmarkEnd w:id="212"/>
    </w:p>
    <w:p w14:paraId="010E5ADF" w14:textId="695F4F6C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express = require('express');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router = express.Router();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loginController = require('../controllers/login.controller');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lastRenderedPageBreak/>
        <w:t>const registerController = require('../controllers/register.controller');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router.post('/login', loginController.login);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router.post('/register', registerController.register);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module.exports = router;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7B5940ED" w14:textId="5E6FD208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13" w:name="_Toc224296457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protected.routes.js</w:t>
      </w:r>
      <w:bookmarkEnd w:id="213"/>
    </w:p>
    <w:p w14:paraId="1AD5EB28" w14:textId="624E177A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express = require('express');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router = express.Router();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authMiddleware = require('../middleware/auth.middleware');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router.get('/profile', authMiddleware, (req, res) =&gt;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res.json({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message: "Sikeres belépés védett route-ra",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user: req.user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module.exports = router;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4985AA3B" w14:textId="2E6C62BE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többi route hasonló szerkezetű, a kontroller-hivatkozásokkal.</w:t>
      </w:r>
    </w:p>
    <w:p w14:paraId="0F14D7E3" w14:textId="77777777" w:rsidR="00B41151" w:rsidRPr="007C79DF" w:rsidRDefault="00B41151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</w:p>
    <w:p w14:paraId="56682E0C" w14:textId="6F046C2F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14" w:name="_Toc224296458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Kontroller-ek (üzleti logika)</w:t>
      </w:r>
      <w:bookmarkEnd w:id="214"/>
    </w:p>
    <w:p w14:paraId="3F30E5D0" w14:textId="1F90D98D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Ezek a funkciók dolgozzák fel a bejövő kéréseket, olvassák a body/továbbítják az adatbázis-hívásokat és formázzák a válaszokat.</w:t>
      </w:r>
    </w:p>
    <w:p w14:paraId="007E320D" w14:textId="3EDF9B08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15" w:name="_Toc224296459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login.controller.js</w:t>
      </w:r>
      <w:bookmarkEnd w:id="215"/>
    </w:p>
    <w:p w14:paraId="43FA47BD" w14:textId="14EF671C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db = require('../models');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User = db.User;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bcrypt = require('bcrypt');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jwt = require('jsonwebtoken');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exports.login = async (req, res) =&gt;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const { username, password } = req.body;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lastRenderedPageBreak/>
        <w:t xml:space="preserve">  if (!username || !password)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return res.status(400).json({ message: 'Hiányzó adatok'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try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const user = await User.findOne({ where: { username }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if (!user)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  return res.status(404).json({ message: 'Felhasználó nem található'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const passwordMatch = await bcrypt.compare(password, user.password);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if (!passwordMatch)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  return res.status(401).json({ message: 'Hibás jelszó'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const token = jwt.sign(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  { id: user.user_id, username: user.username },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  process.env.JWT_SECRET,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  { expiresIn: '1h'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res.status(200).json({ message: 'Sikeres bejelentkezés', token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 catch (error)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res.status(500).json({ message: 'Szerver hiba', error: error.message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464C8B58" w14:textId="3A8B7921" w:rsidR="00E17FE5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bCs/>
          <w:color w:val="auto"/>
          <w:lang w:val="en-US"/>
        </w:rPr>
      </w:pPr>
      <w:bookmarkStart w:id="216" w:name="_Toc224296460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register.controller.js</w:t>
      </w:r>
      <w:bookmarkEnd w:id="216"/>
    </w:p>
    <w:p w14:paraId="10A690BA" w14:textId="7A21EF80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Validáció (minimum hossz, kis-nagybetű, szám), duplikáció-ellenőrzés, jelszó hash-elése.</w:t>
      </w:r>
    </w:p>
    <w:p w14:paraId="02EDFE1C" w14:textId="77777777" w:rsidR="00E17FE5" w:rsidRPr="007C79DF" w:rsidRDefault="00E17FE5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</w:p>
    <w:p w14:paraId="2CFE23CC" w14:textId="01FE3B80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17" w:name="_Toc224296461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cart.controller.js</w:t>
      </w:r>
      <w:bookmarkEnd w:id="217"/>
    </w:p>
    <w:p w14:paraId="76D2E18A" w14:textId="77777777" w:rsidR="00E17FE5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Teljes kosár-logika: vendég és bejelentkezett felhasználó egyaránt használhatja, készlet-</w:t>
      </w:r>
    </w:p>
    <w:p w14:paraId="4FA8E8AE" w14:textId="26181161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ellenőrzés, mennyiség-növelés/csökkentés, session-id vagy user-id tárolás.</w:t>
      </w:r>
    </w:p>
    <w:p w14:paraId="045F82E5" w14:textId="77777777" w:rsidR="00E17FE5" w:rsidRPr="007C79DF" w:rsidRDefault="00E17FE5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</w:p>
    <w:p w14:paraId="6C2ECA1D" w14:textId="17BACFBE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18" w:name="_Toc224296462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lastRenderedPageBreak/>
        <w:t>checkout.controller.js és order.controller.js</w:t>
      </w:r>
      <w:bookmarkEnd w:id="218"/>
    </w:p>
    <w:p w14:paraId="0B765292" w14:textId="77BD8D04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Lényegében ugyanazt a folyamatot kezelik: a kosárban lévő tételek lekérése, végösszeg számítása, megrendelés rögzítése. A checkout controller általában fizetési logikát is tartalmazhat (pl. 3rd party API-hívás), a jelenlegi kódban egyszerű struktúra szerepel.</w:t>
      </w:r>
    </w:p>
    <w:p w14:paraId="68D2DF17" w14:textId="148D101D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pontos kód a checkout.controller.js áttekintésénél található.</w:t>
      </w:r>
    </w:p>
    <w:p w14:paraId="02AFF138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50C93386" w14:textId="460AB8D5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19" w:name="_Toc224296463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Middleware-ek</w:t>
      </w:r>
      <w:bookmarkEnd w:id="219"/>
    </w:p>
    <w:p w14:paraId="53594583" w14:textId="64981F0E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20" w:name="_Toc224296464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auth.middleware.js</w:t>
      </w:r>
      <w:bookmarkEnd w:id="220"/>
    </w:p>
    <w:p w14:paraId="7B11CCE6" w14:textId="54ECF977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Token-ellenőrzés, JWT-dekódolás, a felhasználó adatait a req.user-be helyezi. Hibás vagy hiányzó token esetén 401/403 as választ ad.</w:t>
      </w:r>
    </w:p>
    <w:p w14:paraId="3630E0C3" w14:textId="25580D9E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jwt = require('jsonwebtoken');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module.exports = (req, res, next) =&gt;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const authHeader = req.headers.authorization;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if (!authHeader)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return res.status(401).json({ message: "Nincs token megadva"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const token = authHeader.split(' ')[1];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try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const decoded = jwt.verify(token, process.env.JWT_SECRET);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req.user = decoded;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next();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 catch (err)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return res.status(403).json({ message: "Érvénytelen token"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0D187505" w14:textId="40CADB43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21" w:name="_Toc224296465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optionalAuth.middleware.js</w:t>
      </w:r>
      <w:bookmarkEnd w:id="221"/>
    </w:p>
    <w:p w14:paraId="4A981C1E" w14:textId="7900443A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Ha van token, dekódolja, de hibás token esetén sem szakítja meg a kérés feldolgozását; vendégként (guest) továbbengedi.</w:t>
      </w:r>
    </w:p>
    <w:p w14:paraId="1A46693F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6D4CC39A" w14:textId="76D85EA8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22" w:name="_Toc224296466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lastRenderedPageBreak/>
        <w:t>Modellek (Sequelize)</w:t>
      </w:r>
      <w:bookmarkEnd w:id="222"/>
    </w:p>
    <w:p w14:paraId="1B52D3F1" w14:textId="08797BDC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modellek definiálják az entitásokat az ORM számára. Bár nem dokumentáljuk az adatbázis-sémát, a mezők és kapcsolatfelépítés alapján könnyen megérthető a struktúra.</w:t>
      </w:r>
    </w:p>
    <w:p w14:paraId="37914BB6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3B67E1C6" w14:textId="6747E72A" w:rsidR="1DD3C45B" w:rsidRPr="007C79DF" w:rsidRDefault="1DD3C45B" w:rsidP="00E17FE5">
      <w:pPr>
        <w:pStyle w:val="Cmsor3"/>
        <w:spacing w:before="0" w:after="0" w:line="360" w:lineRule="auto"/>
        <w:rPr>
          <w:rFonts w:ascii="Times New Roman" w:eastAsia="Aptos" w:hAnsi="Times New Roman" w:cs="Times New Roman"/>
          <w:color w:val="auto"/>
        </w:rPr>
      </w:pPr>
      <w:bookmarkStart w:id="223" w:name="_Toc224296467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user.model.js</w:t>
      </w:r>
      <w:bookmarkEnd w:id="223"/>
    </w:p>
    <w:p w14:paraId="6CC5A70F" w14:textId="20794B0F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module.exports = (sequelize, DataTypes) =&gt;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const User = sequelize.define('User',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user_id: { type: DataTypes.INTEGER, primaryKey: true, autoIncrement: true },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username: { type: DataTypes.STRING(50), allowNull: false, unique: true },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email: { type: DataTypes.STRING(100), allowNull: false, unique: true },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password: { type: DataTypes.STRING(255), allowNull: false },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created_at: { type: DataTypes.DATE, defaultValue: DataTypes.NOW }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}, { tableName: 'users', timestamps: false 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return User;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6EB71D57" w14:textId="65EE29C1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többi modell (termékek, kosártételek, megrendelések stb.) hasonlóan definiált, és szükség esetén kapcsolatok jönnek létre associate metódussal.</w:t>
      </w:r>
    </w:p>
    <w:p w14:paraId="7CC4B31E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5AA7D1EF" w14:textId="62B91F28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24" w:name="_Toc224296468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index.js (modellek inicializálása)</w:t>
      </w:r>
      <w:bookmarkEnd w:id="224"/>
    </w:p>
    <w:p w14:paraId="1296BA2F" w14:textId="42F5010B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konfigurációt (config/config.json) olvassa, létrehozza a Sequelize példányt, majd betölti az összes modellt a könyvtárból.</w:t>
      </w:r>
    </w:p>
    <w:p w14:paraId="4C35CBC0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6631964B" w14:textId="5F4F98F6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25" w:name="_Toc224296469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Tipikus működési folyamat</w:t>
      </w:r>
      <w:bookmarkEnd w:id="225"/>
    </w:p>
    <w:p w14:paraId="5485614B" w14:textId="71413D52" w:rsidR="1DD3C45B" w:rsidRPr="007C79DF" w:rsidRDefault="1DD3C45B" w:rsidP="00E17FE5">
      <w:pPr>
        <w:pStyle w:val="Listaszerbekezds"/>
        <w:numPr>
          <w:ilvl w:val="0"/>
          <w:numId w:val="4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Felhasználó regisztrál → POST /api/auth/register → register.controller → bcrypt hashing → User.create() → vissza JSON.</w:t>
      </w:r>
    </w:p>
    <w:p w14:paraId="02610855" w14:textId="56028071" w:rsidR="1DD3C45B" w:rsidRPr="007C79DF" w:rsidRDefault="1DD3C45B" w:rsidP="00E17FE5">
      <w:pPr>
        <w:pStyle w:val="Listaszerbekezds"/>
        <w:numPr>
          <w:ilvl w:val="0"/>
          <w:numId w:val="4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Bejelentkezés → POST /api/auth/login → login.controller → ellenőrzés → JWT generálás.</w:t>
      </w:r>
    </w:p>
    <w:p w14:paraId="7F5BC47C" w14:textId="6BC0F175" w:rsidR="1DD3C45B" w:rsidRPr="007C79DF" w:rsidRDefault="1DD3C45B" w:rsidP="00E17FE5">
      <w:pPr>
        <w:pStyle w:val="Listaszerbekezds"/>
        <w:numPr>
          <w:ilvl w:val="0"/>
          <w:numId w:val="4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Termékek listázása (nyilvános) → GET /api/products utasítással a product.routes.js kezeli a lekérdezést, opciókkal (category, limit, sort, search).</w:t>
      </w:r>
    </w:p>
    <w:p w14:paraId="1ACEE8B2" w14:textId="44757BBC" w:rsidR="1DD3C45B" w:rsidRPr="007C79DF" w:rsidRDefault="1DD3C45B" w:rsidP="00E17FE5">
      <w:pPr>
        <w:pStyle w:val="Listaszerbekezds"/>
        <w:numPr>
          <w:ilvl w:val="0"/>
          <w:numId w:val="4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Kosárba helyezés:</w:t>
      </w:r>
    </w:p>
    <w:p w14:paraId="4020EA31" w14:textId="794047C5" w:rsidR="1DD3C45B" w:rsidRPr="007C79DF" w:rsidRDefault="1DD3C45B" w:rsidP="00E17FE5">
      <w:pPr>
        <w:pStyle w:val="Listaszerbekezds"/>
        <w:numPr>
          <w:ilvl w:val="1"/>
          <w:numId w:val="4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Vendég: nincs token → optionalAuth hozzáad egy req.user-t null-lal → a cart.controller session-id-t olvassa a fejlécből.</w:t>
      </w:r>
    </w:p>
    <w:p w14:paraId="71C52312" w14:textId="1C9917C3" w:rsidR="1DD3C45B" w:rsidRPr="007C79DF" w:rsidRDefault="1DD3C45B" w:rsidP="00E17FE5">
      <w:pPr>
        <w:pStyle w:val="Listaszerbekezds"/>
        <w:numPr>
          <w:ilvl w:val="1"/>
          <w:numId w:val="4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lastRenderedPageBreak/>
        <w:t>Regisztrált: JWT token a kérelemben → req.user.id alapján működik.</w:t>
      </w:r>
    </w:p>
    <w:p w14:paraId="5682C405" w14:textId="7767221C" w:rsidR="1DD3C45B" w:rsidRPr="007C79DF" w:rsidRDefault="1DD3C45B" w:rsidP="00E17FE5">
      <w:pPr>
        <w:pStyle w:val="Listaszerbekezds"/>
        <w:numPr>
          <w:ilvl w:val="0"/>
          <w:numId w:val="4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Checkout és Rendelés hasonlóan az aktuális kosárállapotot dolgozza fel; új rekordot hoz létre és csökkenti a készletet a termékeken.</w:t>
      </w:r>
    </w:p>
    <w:p w14:paraId="23C1DA5E" w14:textId="7BB83607" w:rsidR="1DD3C45B" w:rsidRPr="007C79DF" w:rsidRDefault="1DD3C45B" w:rsidP="00E17FE5">
      <w:pPr>
        <w:pStyle w:val="Listaszerbekezds"/>
        <w:numPr>
          <w:ilvl w:val="0"/>
          <w:numId w:val="4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Felhasználói profil lekérése (védett útvonal) az auth.middleware-en keresztül.</w:t>
      </w:r>
    </w:p>
    <w:p w14:paraId="6BEE0685" w14:textId="77777777" w:rsidR="00E17FE5" w:rsidRPr="007C79DF" w:rsidRDefault="00E17FE5" w:rsidP="00E17FE5"/>
    <w:p w14:paraId="556F4E4E" w14:textId="12C35DB1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26" w:name="_Toc224296470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Egyéb fontos részek</w:t>
      </w:r>
      <w:bookmarkEnd w:id="226"/>
    </w:p>
    <w:p w14:paraId="462C9CF5" w14:textId="322F7686" w:rsidR="1DD3C45B" w:rsidRPr="007C79DF" w:rsidRDefault="1DD3C45B" w:rsidP="00E17FE5">
      <w:pPr>
        <w:pStyle w:val="Listaszerbekezds"/>
        <w:numPr>
          <w:ilvl w:val="0"/>
          <w:numId w:val="3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uploads/ → a statikus fájlok (pl. termékképek) elérésének helye.</w:t>
      </w:r>
    </w:p>
    <w:p w14:paraId="02F5333E" w14:textId="53D480A7" w:rsidR="1DD3C45B" w:rsidRPr="007C79DF" w:rsidRDefault="1DD3C45B" w:rsidP="00E17FE5">
      <w:pPr>
        <w:pStyle w:val="Listaszerbekezds"/>
        <w:numPr>
          <w:ilvl w:val="0"/>
          <w:numId w:val="3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config/config.json – adatbázis-konfigurációk környezeti beállítások szerint.</w:t>
      </w:r>
    </w:p>
    <w:p w14:paraId="3A2E5F61" w14:textId="390A7C0C" w:rsidR="1DD3C45B" w:rsidRPr="007C79DF" w:rsidRDefault="1DD3C45B" w:rsidP="00E17FE5">
      <w:pPr>
        <w:pStyle w:val="Listaszerbekezds"/>
        <w:numPr>
          <w:ilvl w:val="0"/>
          <w:numId w:val="3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Error handling – minden kontroller catch-blokkokkal rendelkezik, a legtöbb esetben 500-as hibát küld vissza a kliensnek a error.message-lel.</w:t>
      </w:r>
    </w:p>
    <w:p w14:paraId="5FD45656" w14:textId="49DD2383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27" w:name="_Toc224296471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Tesztelés / futtatás</w:t>
      </w:r>
      <w:bookmarkEnd w:id="227"/>
    </w:p>
    <w:p w14:paraId="3F684980" w14:textId="47731AB4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Eszközök:</w:t>
      </w:r>
    </w:p>
    <w:p w14:paraId="30CC5D35" w14:textId="743AF19F" w:rsidR="1DD3C45B" w:rsidRPr="007C79DF" w:rsidRDefault="1DD3C45B" w:rsidP="00E17FE5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Postman – REST API hívások kipróbálásához. Mivel a fejlesztés során Postman-t használtuk a teszteléshez, részletesen leírjuk ennek a folyamatát. Postman egy grafikus eszköz, amely lehetővé teszi HTTP kérések küldését és válaszok elemzését anélkül, hogy teljes frontendet kellene írni. Ez különösen hasznos fejlesztési fázisban, ahol gyorsan lehet ellenőrizni a backend logikát.</w:t>
      </w:r>
    </w:p>
    <w:p w14:paraId="145AC2D9" w14:textId="780FF3CF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Postman telepítése után új collection-t lehet létrehozni a projekt számára. Minden végpontot külön request-ként lehet hozzáadni, ahol beállítható a metódus (GET, POST, stb.), URL, headers és body.</w:t>
      </w:r>
    </w:p>
    <w:p w14:paraId="0922F81E" w14:textId="5B2EDD70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Például a regisztráció teszteléséhez:</w:t>
      </w:r>
    </w:p>
    <w:p w14:paraId="0464C342" w14:textId="188C4E64" w:rsidR="1DD3C45B" w:rsidRPr="007C79DF" w:rsidRDefault="1DD3C45B" w:rsidP="00B41151">
      <w:pPr>
        <w:pStyle w:val="Listaszerbekezds"/>
        <w:numPr>
          <w:ilvl w:val="1"/>
          <w:numId w:val="31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Új request létrehozása: POST </w:t>
      </w:r>
      <w:hyperlink r:id="rId11">
        <w:r w:rsidRPr="007C79DF">
          <w:rPr>
            <w:rStyle w:val="Hiperhivatkozs"/>
            <w:rFonts w:ascii="Times New Roman" w:eastAsia="Aptos" w:hAnsi="Times New Roman" w:cs="Times New Roman"/>
            <w:color w:val="auto"/>
            <w:sz w:val="24"/>
            <w:szCs w:val="24"/>
            <w:lang w:val="en-US"/>
          </w:rPr>
          <w:t>http://localhost:3000/api/auth/register</w:t>
        </w:r>
      </w:hyperlink>
    </w:p>
    <w:p w14:paraId="344C3EC9" w14:textId="52879DED" w:rsidR="1DD3C45B" w:rsidRPr="007C79DF" w:rsidRDefault="1DD3C45B" w:rsidP="00B41151">
      <w:pPr>
        <w:pStyle w:val="Listaszerbekezds"/>
        <w:numPr>
          <w:ilvl w:val="1"/>
          <w:numId w:val="31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Headers: Content-Type: application/json</w:t>
      </w:r>
    </w:p>
    <w:p w14:paraId="2C090FB4" w14:textId="7F9A25E5" w:rsidR="1DD3C45B" w:rsidRPr="007C79DF" w:rsidRDefault="1DD3C45B" w:rsidP="00B41151">
      <w:pPr>
        <w:pStyle w:val="Listaszerbekezds"/>
        <w:numPr>
          <w:ilvl w:val="1"/>
          <w:numId w:val="31"/>
        </w:num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Body (raw JSON): {"username":"tesztfelhasznalo","email":"</w:t>
      </w:r>
      <w:hyperlink r:id="rId12">
        <w:r w:rsidRPr="007C79DF">
          <w:rPr>
            <w:rStyle w:val="Hiperhivatkozs"/>
            <w:rFonts w:ascii="Times New Roman" w:eastAsia="Aptos" w:hAnsi="Times New Roman" w:cs="Times New Roman"/>
            <w:color w:val="auto"/>
            <w:sz w:val="24"/>
            <w:szCs w:val="24"/>
            <w:lang w:val="en-US"/>
          </w:rPr>
          <w:t>teszt@pelda.hu</w:t>
        </w:r>
      </w:hyperlink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","password":"Jelszo123"}</w:t>
      </w:r>
    </w:p>
    <w:p w14:paraId="16B6C3E1" w14:textId="7148D20C" w:rsidR="1DD3C45B" w:rsidRPr="007C79DF" w:rsidRDefault="1DD3C45B" w:rsidP="00B41151">
      <w:pPr>
        <w:pStyle w:val="Listaszerbekezds"/>
        <w:numPr>
          <w:ilvl w:val="1"/>
          <w:numId w:val="31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Küldés után ellenőrizni a válasz státuszát (200 OK esetén siker), és a JSON válaszban megjelenő üzenetet.</w:t>
      </w:r>
    </w:p>
    <w:p w14:paraId="4EFF4BDE" w14:textId="7126DB71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Bejelentkezéshez hasonlóan: POST /api/auth/login, body-ban username és password, válaszban a token-t el lehet menteni egy environment változóba (pl. "auth_token"), hogy később használhassuk védett végpontoknál.</w:t>
      </w:r>
    </w:p>
    <w:p w14:paraId="786EE118" w14:textId="7075232F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lastRenderedPageBreak/>
        <w:t>Kosár műveletekhez: A /api/cart/add esetében headers-ben hozzáadni az Authorization: Bearer {{auth_token}} (ha bejelentkezett felhasználó), vagy x-session-id: valami_session_id (vendég esetén). Body-ban product_id és quantity.</w:t>
      </w:r>
    </w:p>
    <w:p w14:paraId="1288789B" w14:textId="79B4F103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Termékek lekérdezéséhez: GET /api/products, query paraméterekkel mint ?search=domino&amp;limit=5, hogy tesztelni lehessen a szűrést és rendezést.</w:t>
      </w:r>
    </w:p>
    <w:p w14:paraId="7D97807D" w14:textId="25A555B7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Postman-ben environment-eket lehet használni (pl. "dev" environment localhost-tal), és tests-et írni a válaszok automatikus ellenőrzésére, például hogy a státusz 200-e, vagy hogy a válasz tartalmaz-e bizonyos mezőket. Ez segít a regressziós tesztelésben, ahol minden változtatás után újra lehet futtatni a collection-t.</w:t>
      </w:r>
    </w:p>
    <w:p w14:paraId="64990B40" w14:textId="6E153806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Ha hiba történik (pl. 400-as válasz hiányzó adatok miatt), Postman megjeleníti a részleteket, és könnyen lehet debug-olni a request-et módosítva.</w:t>
      </w:r>
    </w:p>
    <w:p w14:paraId="3F133431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7981C5E0" w14:textId="3E746086" w:rsidR="1DD3C45B" w:rsidRPr="007C79DF" w:rsidRDefault="1DD3C45B" w:rsidP="00E17FE5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curl parancsok:</w:t>
      </w:r>
    </w:p>
    <w:p w14:paraId="713B841B" w14:textId="46D247BF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curl -X POST </w:t>
      </w:r>
      <w:hyperlink r:id="rId13">
        <w:r w:rsidRPr="007C79DF">
          <w:rPr>
            <w:rStyle w:val="Hiperhivatkozs"/>
            <w:rFonts w:ascii="Times New Roman" w:eastAsia="Consolas" w:hAnsi="Times New Roman" w:cs="Times New Roman"/>
            <w:color w:val="auto"/>
            <w:sz w:val="24"/>
            <w:szCs w:val="24"/>
            <w:lang w:val="en-US"/>
          </w:rPr>
          <w:t>http://localhost:3000/api/auth/register</w:t>
        </w:r>
      </w:hyperlink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\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-H "Content-Type: application/json" \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-d '</w:t>
      </w:r>
      <w:hyperlink r:id="rId14" w:history="1">
        <w:r w:rsidRPr="007C79DF">
          <w:rPr>
            <w:rStyle w:val="Hiperhivatkozs"/>
            <w:rFonts w:ascii="Times New Roman" w:eastAsia="Consolas" w:hAnsi="Times New Roman" w:cs="Times New Roman"/>
            <w:color w:val="auto"/>
            <w:sz w:val="24"/>
            <w:szCs w:val="24"/>
            <w:lang w:val="en-US"/>
          </w:rPr>
          <w:t>{"username":"teszt","email":"teszt@pelda.hu","password":"Jelszo123</w:t>
        </w:r>
      </w:hyperlink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"}'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curl </w:t>
      </w:r>
      <w:hyperlink r:id="rId15">
        <w:r w:rsidRPr="007C79DF">
          <w:rPr>
            <w:rStyle w:val="Hiperhivatkozs"/>
            <w:rFonts w:ascii="Times New Roman" w:eastAsia="Consolas" w:hAnsi="Times New Roman" w:cs="Times New Roman"/>
            <w:color w:val="auto"/>
            <w:sz w:val="24"/>
            <w:szCs w:val="24"/>
            <w:lang w:val="en-US"/>
          </w:rPr>
          <w:t>http://localhost:3000/api/products?search=domino&amp;limit=10</w:t>
        </w:r>
      </w:hyperlink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6FA2FA72" w14:textId="6E8404C0" w:rsidR="1DD3C45B" w:rsidRPr="007C79DF" w:rsidRDefault="1DD3C45B" w:rsidP="00E17FE5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npm run dev – ha van nodemon beállítva.</w:t>
      </w:r>
    </w:p>
    <w:p w14:paraId="59B73E4C" w14:textId="77777777" w:rsidR="00E17FE5" w:rsidRPr="007C79DF" w:rsidRDefault="00E17FE5" w:rsidP="00E17FE5">
      <w:pPr>
        <w:pStyle w:val="Listaszerbekezds"/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29BC6810" w14:textId="03AE6EF2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28" w:name="_Toc224296472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Jövőbeli bővítések</w:t>
      </w:r>
      <w:bookmarkEnd w:id="228"/>
    </w:p>
    <w:p w14:paraId="7DC98452" w14:textId="6F869AEC" w:rsidR="1DD3C45B" w:rsidRPr="007C79DF" w:rsidRDefault="1DD3C45B" w:rsidP="00E17FE5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kulcsok tényleges kiküldése a vásárló email címére</w:t>
      </w:r>
    </w:p>
    <w:p w14:paraId="3F9825EC" w14:textId="20AC126D" w:rsidR="1DD3C45B" w:rsidRPr="007C79DF" w:rsidRDefault="1DD3C45B" w:rsidP="00E17FE5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Fizetés (payment_method)</w:t>
      </w:r>
    </w:p>
    <w:p w14:paraId="03DC65F3" w14:textId="54A56A1A" w:rsidR="1DD3C45B" w:rsidRPr="007C79DF" w:rsidRDefault="1DD3C45B" w:rsidP="00E17FE5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Ideiglenes leárazások/kuponkódok</w:t>
      </w:r>
    </w:p>
    <w:p w14:paraId="1BC520A3" w14:textId="599CF837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29" w:name="_Toc224296473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Példa kódrészletek a dokumentációhoz</w:t>
      </w:r>
      <w:bookmarkEnd w:id="229"/>
    </w:p>
    <w:p w14:paraId="7BE25C63" w14:textId="1EB22983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30" w:name="_Toc224296474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Kosárba tétel meghívása</w:t>
      </w:r>
      <w:bookmarkEnd w:id="230"/>
    </w:p>
    <w:p w14:paraId="43119F94" w14:textId="169B11C7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await fetch('/api/cart/add',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method: 'POST',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headers: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'Content-Type': 'application/json',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'Authorization': 'Bearer ' + token,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  'x-session-id': sessionId // vendég esetén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lastRenderedPageBreak/>
        <w:t xml:space="preserve">  },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body: JSON.stringify({ product_id: 123, quantity: 2 })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301BD7F9" w14:textId="66194275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31" w:name="_Toc224296475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JWT ellenőrzése middleware-ben</w:t>
      </w:r>
      <w:bookmarkEnd w:id="231"/>
    </w:p>
    <w:p w14:paraId="2CE36742" w14:textId="132DBAB0" w:rsidR="1DD3C45B" w:rsidRPr="007C79DF" w:rsidRDefault="1DD3C45B" w:rsidP="00E17FE5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const auth = require('../middleware/auth.middleware');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app.get('/api/profile', auth, (req, res) =&gt; {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 xml:space="preserve">  res.json(req.user);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Consolas" w:hAnsi="Times New Roman" w:cs="Times New Roman"/>
          <w:sz w:val="24"/>
          <w:szCs w:val="24"/>
          <w:lang w:val="en-US"/>
        </w:rPr>
        <w:t>});</w:t>
      </w:r>
      <w:r w:rsidRPr="007C79DF">
        <w:rPr>
          <w:rFonts w:ascii="Times New Roman" w:hAnsi="Times New Roman" w:cs="Times New Roman"/>
        </w:rPr>
        <w:br/>
      </w: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 xml:space="preserve"> </w:t>
      </w:r>
    </w:p>
    <w:p w14:paraId="3FB12340" w14:textId="7D0C484A" w:rsidR="1DD3C45B" w:rsidRPr="007C79DF" w:rsidRDefault="1DD3C45B" w:rsidP="00E17FE5">
      <w:pPr>
        <w:pStyle w:val="Cmsor3"/>
        <w:spacing w:before="0" w:after="0" w:line="360" w:lineRule="auto"/>
        <w:jc w:val="both"/>
        <w:rPr>
          <w:rFonts w:ascii="Times New Roman" w:eastAsia="Aptos" w:hAnsi="Times New Roman" w:cs="Times New Roman"/>
          <w:color w:val="auto"/>
        </w:rPr>
      </w:pPr>
      <w:bookmarkStart w:id="232" w:name="_Toc224296476"/>
      <w:r w:rsidRPr="007C79DF">
        <w:rPr>
          <w:rFonts w:ascii="Times New Roman" w:eastAsia="Aptos" w:hAnsi="Times New Roman" w:cs="Times New Roman"/>
          <w:bCs/>
          <w:color w:val="auto"/>
          <w:lang w:val="en-US"/>
        </w:rPr>
        <w:t>Összefoglalás</w:t>
      </w:r>
      <w:bookmarkEnd w:id="232"/>
    </w:p>
    <w:p w14:paraId="3115B774" w14:textId="75F2F2B8" w:rsidR="1DD3C45B" w:rsidRPr="007C79DF" w:rsidRDefault="1DD3C45B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Aptos" w:hAnsi="Times New Roman" w:cs="Times New Roman"/>
          <w:sz w:val="24"/>
          <w:szCs w:val="24"/>
          <w:lang w:val="en-US"/>
        </w:rPr>
        <w:t>A backend egy klasszikus, jól szervezett Express/Sequelize alkalmazás. A kód olvasható, rétegezett, és könnyen bővíthető. A dokumentáció tartalmazza az összes releváns komponens magyarázatát, több tucat kódrészletet és használati példát, különös tekintettel a Postman tesztelési folyamatára, mivel ez volt a fejlesztés során használt eszköz.</w:t>
      </w:r>
    </w:p>
    <w:p w14:paraId="0456801F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4B226D55" w14:textId="61C7919A" w:rsidR="7A1917B5" w:rsidRPr="007C79DF" w:rsidRDefault="67CDBE23" w:rsidP="00E17FE5">
      <w:pPr>
        <w:pStyle w:val="Cmsor1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233" w:name="_Toc224296477"/>
      <w:r w:rsidRPr="007C79DF">
        <w:rPr>
          <w:rFonts w:ascii="Times New Roman" w:hAnsi="Times New Roman" w:cs="Times New Roman"/>
          <w:b/>
          <w:color w:val="auto"/>
        </w:rPr>
        <w:t>MCM Adatbázis Dokumentáció</w:t>
      </w:r>
      <w:bookmarkEnd w:id="233"/>
    </w:p>
    <w:p w14:paraId="070974F8" w14:textId="00D9A69C" w:rsidR="7A1917B5" w:rsidRPr="007C79DF" w:rsidRDefault="7A1917B5" w:rsidP="00E17FE5">
      <w:pPr>
        <w:spacing w:after="0" w:line="360" w:lineRule="auto"/>
        <w:jc w:val="both"/>
        <w:rPr>
          <w:rStyle w:val="Cmsor1Char"/>
          <w:rFonts w:ascii="Times New Roman" w:eastAsia="Times New Roman" w:hAnsi="Times New Roman" w:cs="Times New Roman"/>
          <w:color w:val="auto"/>
        </w:rPr>
      </w:pPr>
    </w:p>
    <w:p w14:paraId="3873F9CC" w14:textId="7CE5976B" w:rsidR="7A1917B5" w:rsidRPr="007C79DF" w:rsidRDefault="67CDBE23">
      <w:pPr>
        <w:pStyle w:val="Cmsor2"/>
        <w:rPr>
          <w:rStyle w:val="Cmsor1Char"/>
          <w:rFonts w:ascii="Times New Roman" w:eastAsia="Times New Roman" w:hAnsi="Times New Roman" w:cs="Times New Roman"/>
          <w:color w:val="auto"/>
        </w:rPr>
      </w:pPr>
      <w:bookmarkStart w:id="234" w:name="_Toc224296478"/>
      <w:r w:rsidRPr="00F572EF">
        <w:t>Bevezetés</w:t>
      </w:r>
      <w:bookmarkEnd w:id="234"/>
    </w:p>
    <w:p w14:paraId="61453D35" w14:textId="313B32B1" w:rsidR="00B41151" w:rsidRPr="00F572EF" w:rsidRDefault="67CDBE23" w:rsidP="0093599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2EF">
        <w:rPr>
          <w:rFonts w:ascii="Times New Roman" w:eastAsia="Times New Roman" w:hAnsi="Times New Roman" w:cs="Times New Roman"/>
          <w:sz w:val="24"/>
          <w:szCs w:val="24"/>
        </w:rPr>
        <w:t>Az mcm adatbázis egy teljes értékű e-commerce rendszer magja, amely számítógép hardverek, videójáték kulcsok és ajándékkártyák értékesítésére lett tervezve. Az adatbázis MariaDB 10.4.32-es verzióban működik UTF-8 karakterkódolással. A rendszer támogatja a felhasználói regisztrációt, szállítmánykövetést, kosár-kezelést, valamint rendelési folyamatokat. Az adatbázis 7 fő táblából áll, amelyek között erős relációs kapcsolatok vannak.</w:t>
      </w:r>
    </w:p>
    <w:p w14:paraId="4714705D" w14:textId="0D9F33CE" w:rsidR="00935999" w:rsidRPr="007C79DF" w:rsidRDefault="00935999" w:rsidP="00935999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F93271A" w14:textId="29EDBD7E" w:rsidR="00935999" w:rsidRPr="007C79DF" w:rsidRDefault="00935999" w:rsidP="00935999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08B65F7" w14:textId="288438D8" w:rsidR="00935999" w:rsidRPr="007C79DF" w:rsidRDefault="00935999" w:rsidP="00935999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38587C3" w14:textId="77777777" w:rsidR="00935999" w:rsidRPr="007C79DF" w:rsidRDefault="00935999" w:rsidP="00935999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AD1B585" w14:textId="77777777" w:rsidR="00B41151" w:rsidRPr="007C79DF" w:rsidRDefault="00B41151" w:rsidP="00B41151"/>
    <w:p w14:paraId="407A87B8" w14:textId="77777777" w:rsidR="00B41151" w:rsidRPr="007C79DF" w:rsidRDefault="00B41151" w:rsidP="00B41151"/>
    <w:p w14:paraId="0EFE9EDD" w14:textId="73D7FFBA" w:rsidR="7A1917B5" w:rsidRPr="007C79DF" w:rsidRDefault="6CDE4E7A">
      <w:pPr>
        <w:pStyle w:val="Cmsor2"/>
        <w:rPr>
          <w:sz w:val="24"/>
          <w:szCs w:val="24"/>
        </w:rPr>
      </w:pPr>
      <w:bookmarkStart w:id="235" w:name="_Toc224296479"/>
      <w:r w:rsidRPr="007C79DF">
        <w:lastRenderedPageBreak/>
        <w:t>Adatbázis Szerkezete - Áttekintés</w:t>
      </w:r>
      <w:bookmarkEnd w:id="235"/>
    </w:p>
    <w:p w14:paraId="5C43F402" w14:textId="6032455C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37C43" w14:textId="6247FC7E" w:rsidR="7A1917B5" w:rsidRPr="007C79DF" w:rsidRDefault="6CDE4E7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mcm adatbázis moduláris felépítésű, ahol minden tábla egy-egy meghatározott funkciót lát el:</w:t>
      </w:r>
    </w:p>
    <w:p w14:paraId="55BA66F7" w14:textId="7859C47C" w:rsidR="7A1917B5" w:rsidRPr="007C79DF" w:rsidRDefault="6CDE4E7A" w:rsidP="00E17FE5">
      <w:pPr>
        <w:pStyle w:val="Listaszerbekezds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users: Felhasználói fiókok és hitelesítés</w:t>
      </w:r>
    </w:p>
    <w:p w14:paraId="52D8A68E" w14:textId="445D5736" w:rsidR="7A1917B5" w:rsidRPr="007C79DF" w:rsidRDefault="6CDE4E7A" w:rsidP="00E17FE5">
      <w:pPr>
        <w:pStyle w:val="Listaszerbekezds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products: Az összes eladandó termék nyilvántartása</w:t>
      </w:r>
    </w:p>
    <w:p w14:paraId="62B23719" w14:textId="01184623" w:rsidR="7A1917B5" w:rsidRPr="007C79DF" w:rsidRDefault="6CDE4E7A" w:rsidP="00E17FE5">
      <w:pPr>
        <w:pStyle w:val="Listaszerbekezds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cart_items: Felhasználók vásárlási kosarában lévő tárgyak</w:t>
      </w:r>
    </w:p>
    <w:p w14:paraId="6BD85C45" w14:textId="02081A2A" w:rsidR="7A1917B5" w:rsidRPr="007C79DF" w:rsidRDefault="6CDE4E7A" w:rsidP="00E17FE5">
      <w:pPr>
        <w:pStyle w:val="Listaszerbekezds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orders: Rendeléseket és azok státuszát tenyegetik</w:t>
      </w:r>
    </w:p>
    <w:p w14:paraId="6D485F5F" w14:textId="75E80A0D" w:rsidR="7A1917B5" w:rsidRPr="007C79DF" w:rsidRDefault="6CDE4E7A" w:rsidP="00E17FE5">
      <w:pPr>
        <w:pStyle w:val="Listaszerbekezds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orderdetails: Rendelt termékek részletei</w:t>
      </w:r>
    </w:p>
    <w:p w14:paraId="5932B8C5" w14:textId="759FB740" w:rsidR="7A1917B5" w:rsidRPr="007C79DF" w:rsidRDefault="6CDE4E7A" w:rsidP="00E17FE5">
      <w:pPr>
        <w:pStyle w:val="Listaszerbekezds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gamekeys: Videójáték kulcsok készlete</w:t>
      </w:r>
    </w:p>
    <w:p w14:paraId="666FD7BA" w14:textId="753B2A0B" w:rsidR="7A1917B5" w:rsidRPr="007C79DF" w:rsidRDefault="6CDE4E7A" w:rsidP="00E17FE5">
      <w:pPr>
        <w:pStyle w:val="Listaszerbekezds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giftcards: Ajándék kártyák készlete</w:t>
      </w:r>
    </w:p>
    <w:p w14:paraId="12DF223D" w14:textId="5C185624" w:rsidR="7A1917B5" w:rsidRPr="007C79DF" w:rsidRDefault="7A1917B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19F58" w14:textId="145048AB" w:rsidR="46C308BB" w:rsidRPr="007C79DF" w:rsidRDefault="46C308B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a felépítés biztosítja az adatok konzisztenciáját és az adatbázis integrációját a rendszer összes komponensén keresztül.</w:t>
      </w:r>
    </w:p>
    <w:p w14:paraId="49232E5C" w14:textId="2BB7CFA1" w:rsidR="00E17FE5" w:rsidRPr="007C79DF" w:rsidRDefault="00E17FE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91E732" w14:textId="29D6CF23" w:rsidR="00E17FE5" w:rsidRPr="007C79DF" w:rsidRDefault="00E17FE5" w:rsidP="00E17FE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91DA3C6" w14:textId="0ECBFA01" w:rsidR="46C308BB" w:rsidRPr="007C79DF" w:rsidRDefault="46C308BB" w:rsidP="00E17FE5">
      <w:pPr>
        <w:pStyle w:val="Cmsor1"/>
        <w:spacing w:before="0" w:after="0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36" w:name="_Toc224296480"/>
      <w:r w:rsidRPr="007C79DF">
        <w:rPr>
          <w:rFonts w:ascii="Times New Roman" w:eastAsia="Times New Roman" w:hAnsi="Times New Roman" w:cs="Times New Roman"/>
          <w:color w:val="auto"/>
        </w:rPr>
        <w:t xml:space="preserve">Az </w:t>
      </w:r>
      <w:r w:rsidR="008D465D" w:rsidRPr="007C79DF">
        <w:rPr>
          <w:rFonts w:ascii="Times New Roman" w:eastAsia="Times New Roman" w:hAnsi="Times New Roman" w:cs="Times New Roman"/>
          <w:color w:val="auto"/>
        </w:rPr>
        <w:t>egyes táblák részletes leírása</w:t>
      </w:r>
      <w:bookmarkEnd w:id="236"/>
    </w:p>
    <w:p w14:paraId="66314F7C" w14:textId="6FAA313B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6C9A29" w14:textId="38FD73AD" w:rsidR="62F5DDB1" w:rsidRPr="007C79DF" w:rsidRDefault="62F5DDB1">
      <w:pPr>
        <w:pStyle w:val="Cmsor2"/>
        <w:rPr>
          <w:sz w:val="24"/>
          <w:szCs w:val="24"/>
        </w:rPr>
      </w:pPr>
      <w:bookmarkStart w:id="237" w:name="_Toc224296481"/>
      <w:r w:rsidRPr="007C79DF">
        <w:t>1. Users Tábla - Felhasználó Kezelés</w:t>
      </w:r>
      <w:bookmarkEnd w:id="237"/>
    </w:p>
    <w:p w14:paraId="6EBC00C1" w14:textId="015BE776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users tábla tartalmazza az összes regisztrált felhasználó adatait. Ez az adatbázis erkölcsi alapja, amelyről számos más tábla hivatkozik.</w:t>
      </w:r>
    </w:p>
    <w:p w14:paraId="16C3A8FF" w14:textId="5010BF80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CE4CA79" w14:textId="048528AA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 TABLE `users` (</w:t>
      </w:r>
    </w:p>
    <w:p w14:paraId="0072D277" w14:textId="2154C63E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`user_id` int(11) NOT NULL,</w:t>
      </w:r>
    </w:p>
    <w:p w14:paraId="353AEFE6" w14:textId="50021FF2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`username` varchar(50) NOT NULL,</w:t>
      </w:r>
    </w:p>
    <w:p w14:paraId="73C35B26" w14:textId="392A0339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`email` varchar(100) NOT NULL,</w:t>
      </w:r>
    </w:p>
    <w:p w14:paraId="175919E6" w14:textId="0BA8669A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`password` varchar(255) NOT NULL,</w:t>
      </w:r>
    </w:p>
    <w:p w14:paraId="7C32E23F" w14:textId="4D528932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`created_at` timestamp NOT NULL DEFAULT current_timestamp()</w:t>
      </w:r>
    </w:p>
    <w:p w14:paraId="13597632" w14:textId="7BAA3FEE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) ENGINE=InnoDB DEFAULT CHARSET=utf8mb4 COLLATE=utf8mb4_general_ci;</w:t>
      </w:r>
    </w:p>
    <w:p w14:paraId="6E30C233" w14:textId="1EE304C5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785AD" w14:textId="77777777" w:rsidR="00B41151" w:rsidRPr="007C79DF" w:rsidRDefault="00B4115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4A2CF" w14:textId="77777777" w:rsidR="00B41151" w:rsidRPr="007C79DF" w:rsidRDefault="00B4115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28A68C" w14:textId="77777777" w:rsidR="00B41151" w:rsidRPr="007C79DF" w:rsidRDefault="00B4115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AB3D1" w14:textId="41EEC5D7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Mezők magyarázata:</w:t>
      </w:r>
    </w:p>
    <w:p w14:paraId="55FC00A2" w14:textId="2ABAA108" w:rsidR="62F5DDB1" w:rsidRPr="007C79DF" w:rsidRDefault="62F5DDB1" w:rsidP="00E17FE5">
      <w:pPr>
        <w:pStyle w:val="Listaszerbekezds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user_id: Elsődleges kulcs, egyedi felhasználó azonosító. Auto-increment típusú, automatikusan növekszik új felhasználó hozzáadásakor.</w:t>
      </w:r>
    </w:p>
    <w:p w14:paraId="5B42EDE9" w14:textId="70D2B042" w:rsidR="62F5DDB1" w:rsidRPr="007C79DF" w:rsidRDefault="62F5DDB1" w:rsidP="00E17FE5">
      <w:pPr>
        <w:pStyle w:val="Listaszerbekezds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username: Felhasználónév, maximum 50 karakter. Egyedi mező, nem ismétlődhet az adatbázisban.</w:t>
      </w:r>
    </w:p>
    <w:p w14:paraId="48131385" w14:textId="2097AE95" w:rsidR="62F5DDB1" w:rsidRPr="007C79DF" w:rsidRDefault="62F5DDB1" w:rsidP="00E17FE5">
      <w:pPr>
        <w:pStyle w:val="Listaszerbekezds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email: Felhasználó e-mail címe, maximum 100 karakter. Szintén egyedi, minden felhasználónak másik e-mail kell.</w:t>
      </w:r>
    </w:p>
    <w:p w14:paraId="42D46C46" w14:textId="3A92578E" w:rsidR="62F5DDB1" w:rsidRPr="007C79DF" w:rsidRDefault="62F5DDB1" w:rsidP="00E17FE5">
      <w:pPr>
        <w:pStyle w:val="Listaszerbekezds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password: Jelszó, amely bcrypt algoritmussal titkosított. 255 karakter hosszú (szükséges a hasheléshez).</w:t>
      </w:r>
    </w:p>
    <w:p w14:paraId="1F28139D" w14:textId="18304708" w:rsidR="62F5DDB1" w:rsidRPr="007C79DF" w:rsidRDefault="62F5DDB1" w:rsidP="00E17FE5">
      <w:pPr>
        <w:pStyle w:val="Listaszerbekezds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created_at: Automatikus időbélyeg, a felhasználó regisztrációjának dátuma.</w:t>
      </w:r>
    </w:p>
    <w:p w14:paraId="749E6D39" w14:textId="4109A81F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C9FDB8" w14:textId="0308D024" w:rsidR="00E17FE5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Jelenlegi adatok:</w:t>
      </w:r>
    </w:p>
    <w:p w14:paraId="593460B4" w14:textId="72C4B932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adatbázisban 3 aktív felhasználó van: simon, marcell és hunor. Mindegyikük rendelkezik bcrypt titkosított jelszóval.</w:t>
      </w:r>
    </w:p>
    <w:p w14:paraId="3D51141D" w14:textId="05906639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8B0A15" w14:textId="53A44D83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Lekérdezés példa - Felhasználó keresése:</w:t>
      </w:r>
    </w:p>
    <w:p w14:paraId="58A6C6A2" w14:textId="3AA8931B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25C4D3D" w14:textId="41ACEBEC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SELECT user_id, username, email, created_at </w:t>
      </w:r>
    </w:p>
    <w:p w14:paraId="317F2DAB" w14:textId="3F8E42CF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FROM users </w:t>
      </w:r>
    </w:p>
    <w:p w14:paraId="0E5412B9" w14:textId="20FB2A0F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WHERE username = 'simon';</w:t>
      </w:r>
    </w:p>
    <w:p w14:paraId="1015119E" w14:textId="7BE7389F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6A6CB8" w14:textId="0F7C9DCE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a lekérdezés megtalálja simon felhasználót az összes adatával. Az output:</w:t>
      </w:r>
    </w:p>
    <w:p w14:paraId="2C6FE33D" w14:textId="1C092757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BB15B1" w14:textId="52ECF4EA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user_id: 9</w:t>
      </w:r>
    </w:p>
    <w:p w14:paraId="5D510C2E" w14:textId="4BC8C7B4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username: simon</w:t>
      </w:r>
    </w:p>
    <w:p w14:paraId="00E6BC06" w14:textId="75239D02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email: simon@gmail.com</w:t>
      </w:r>
    </w:p>
    <w:p w14:paraId="673AA49A" w14:textId="39AE84C1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created_at: 2026-03-04 10:17:30</w:t>
      </w:r>
    </w:p>
    <w:p w14:paraId="7CB4C8E6" w14:textId="59B56BB3" w:rsidR="62F5DDB1" w:rsidRPr="007C79DF" w:rsidRDefault="62F5DDB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126D1F" w14:textId="541BD63B" w:rsidR="17063398" w:rsidRPr="007C79DF" w:rsidRDefault="3C13E8CE">
      <w:pPr>
        <w:pStyle w:val="Cmsor2"/>
      </w:pPr>
      <w:bookmarkStart w:id="238" w:name="_Toc224296482"/>
      <w:r w:rsidRPr="007C79DF">
        <w:t>2. Products Tábla - Termék Centrális Nyilvántartása</w:t>
      </w:r>
      <w:bookmarkEnd w:id="238"/>
    </w:p>
    <w:p w14:paraId="24AF97D8" w14:textId="5B483A92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CAA919" w14:textId="0A5EFC69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products tábla az e-commerce katalógus szíve. Itt tárgy minden eladandó termék metaadatai, függetlenül a típusától.</w:t>
      </w:r>
    </w:p>
    <w:p w14:paraId="03690F33" w14:textId="0E48F28D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D0B3CC0" w14:textId="39A13C23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CREATE TABLE `products` (</w:t>
      </w:r>
    </w:p>
    <w:p w14:paraId="78957D20" w14:textId="132CB414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`product_id` int(11) NOT NULL,</w:t>
      </w:r>
    </w:p>
    <w:p w14:paraId="5D447BC6" w14:textId="6ADC46AE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`name` varchar(100) NOT NULL,</w:t>
      </w:r>
    </w:p>
    <w:p w14:paraId="3F987495" w14:textId="644EB6EC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`category` enum('hardware','gamekey','giftcard') NOT NULL,</w:t>
      </w:r>
    </w:p>
    <w:p w14:paraId="175A0F23" w14:textId="70AF97C5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`requires_login` tinyint(1) DEFAULT 0,</w:t>
      </w:r>
    </w:p>
    <w:p w14:paraId="0ABE4FF9" w14:textId="3D3FB63B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`price` decimal(10,2) NOT NULL,</w:t>
      </w:r>
    </w:p>
    <w:p w14:paraId="5222B329" w14:textId="720A83C8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`stock` int(11) DEFAULT 0,</w:t>
      </w:r>
    </w:p>
    <w:p w14:paraId="69199C4B" w14:textId="100F1234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`description` text DEFAULT NULL,</w:t>
      </w:r>
    </w:p>
    <w:p w14:paraId="511D4162" w14:textId="18B5A3E3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`image_url` varchar(255) DEFAULT NULL,</w:t>
      </w:r>
    </w:p>
    <w:p w14:paraId="50885536" w14:textId="77CFAF88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`is_active` tinyint(1) DEFAULT 1,</w:t>
      </w:r>
    </w:p>
    <w:p w14:paraId="6664D2B7" w14:textId="6CEEDB81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`created_at` timestamp NOT NULL DEFAULT current_timestamp()</w:t>
      </w:r>
    </w:p>
    <w:p w14:paraId="2264AF04" w14:textId="45460C14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) ENGINE=InnoDB DEFAULT CHARSET=utf8mb4 COLLATE=utf8mb4_general_ci;</w:t>
      </w:r>
    </w:p>
    <w:p w14:paraId="282CEC5E" w14:textId="748D7BA2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274A9D" w14:textId="007F9453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Mezők magyarázata:</w:t>
      </w:r>
    </w:p>
    <w:p w14:paraId="093BEAFF" w14:textId="33C97209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product_id: Elsődleges kulcs, termék azonosító. Auto-increment típusú.</w:t>
      </w:r>
    </w:p>
    <w:p w14:paraId="66ABFADF" w14:textId="718B8773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name: Termék neve, maximum 100 karakter. Ilyenkor például: "Grand Theft Auto V Steam Key" vagy "NVIDIA GeForce RTX 4080 SUPER 16GB".</w:t>
      </w:r>
    </w:p>
    <w:p w14:paraId="265DED4B" w14:textId="7A90E9BA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category: ENUM típusú, csak három érték lehetséges: 'hardware', 'gamekey', vagy 'giftcard'. Ez meghatározza a termék típusát.</w:t>
      </w:r>
    </w:p>
    <w:p w14:paraId="6C9E0CF7" w14:textId="5D2AF063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requires_login: Booleán mező (0 vagy 1). Ha 1, akkor a termék csak bejelentkezett felhasználók számára vásárolható meg. Tipikusan a hardver termékeinél 1, a játékkulcsoknál és ajándékkártyáknál 0.</w:t>
      </w:r>
    </w:p>
    <w:p w14:paraId="7D6CACE6" w14:textId="16B3410E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price: Termék ára forintban, decimal típus (10,2 formátum = maximum 99999999.99). Például 5990.00.</w:t>
      </w:r>
    </w:p>
    <w:p w14:paraId="0A8527BC" w14:textId="4B0D7F98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stock: Készletben levő termékek darabszáma. Ha 0, a termék elfogyott.</w:t>
      </w:r>
    </w:p>
    <w:p w14:paraId="7FA35852" w14:textId="37901835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description: Termék leírása, tetszőleges hosszúságú szöveg.</w:t>
      </w:r>
    </w:p>
    <w:p w14:paraId="232B95DE" w14:textId="16239D86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image_url: A termék képe link, például "rtx4080_super.jpg".</w:t>
      </w:r>
    </w:p>
    <w:p w14:paraId="6BE7B402" w14:textId="1B976896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is_active: Aktívitási státusz (0 vagy 1). Ha 0, a termék nem jelenik meg az üzletben.</w:t>
      </w:r>
    </w:p>
    <w:p w14:paraId="6CDA7C8E" w14:textId="208AF75F" w:rsidR="17063398" w:rsidRPr="007C79DF" w:rsidRDefault="3C13E8CE" w:rsidP="00E17FE5">
      <w:pPr>
        <w:pStyle w:val="Listaszerbekezds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created_at: Időbélyeg a termék létrehozásakor.</w:t>
      </w:r>
    </w:p>
    <w:p w14:paraId="6B648861" w14:textId="13D2B0D4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A03F1E" w14:textId="2BA66285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Kategória szerinti termékekszám:</w:t>
      </w:r>
    </w:p>
    <w:p w14:paraId="4E372673" w14:textId="1543A4C8" w:rsidR="17063398" w:rsidRPr="007C79DF" w:rsidRDefault="3C13E8CE" w:rsidP="00E17FE5">
      <w:pPr>
        <w:pStyle w:val="Listaszerbekezds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Hardware: 26 termék (processzorok, videókártyák, monitorok, periféria)</w:t>
      </w:r>
    </w:p>
    <w:p w14:paraId="766A2584" w14:textId="08D54F4A" w:rsidR="17063398" w:rsidRPr="007C79DF" w:rsidRDefault="3C13E8CE" w:rsidP="00E17FE5">
      <w:pPr>
        <w:pStyle w:val="Listaszerbekezds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Gamekey: 25 termék (játék kulcsok)</w:t>
      </w:r>
    </w:p>
    <w:p w14:paraId="7047C950" w14:textId="3B2E6EF3" w:rsidR="17063398" w:rsidRPr="007C79DF" w:rsidRDefault="3C13E8CE" w:rsidP="00E17FE5">
      <w:pPr>
        <w:pStyle w:val="Listaszerbekezds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Giftcard: 24 termék (ajándékkártyák és előfizetések)</w:t>
      </w:r>
    </w:p>
    <w:p w14:paraId="782D05A6" w14:textId="48791617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B19501" w14:textId="6EA2C192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Lekérdezés példa - Hardver termékek 50000 Ft alatti árral:</w:t>
      </w:r>
    </w:p>
    <w:p w14:paraId="3EB7E4FF" w14:textId="29E1E88C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242949EB" w14:textId="075BC57B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SELECT product_id, name, price, stock </w:t>
      </w:r>
    </w:p>
    <w:p w14:paraId="3578BB2F" w14:textId="533C0AB1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FROM products </w:t>
      </w:r>
    </w:p>
    <w:p w14:paraId="5923A4F0" w14:textId="2EAE8A1D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WHERE category = 'hardware' </w:t>
      </w:r>
    </w:p>
    <w:p w14:paraId="384C83EA" w14:textId="07F689C3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AND price &lt; 50000 </w:t>
      </w:r>
    </w:p>
    <w:p w14:paraId="1A7E1A8D" w14:textId="61B6B9F0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AND is_active = 1 </w:t>
      </w:r>
    </w:p>
    <w:p w14:paraId="2D589B3C" w14:textId="21AB69B1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 BY price DESC;</w:t>
      </w:r>
    </w:p>
    <w:p w14:paraId="10B13707" w14:textId="440AC35B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164BF8" w14:textId="3B35BA5B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Ez a lekérdezés megmutatja az elérhető hardver termékeket kedvezményes áron. </w:t>
      </w:r>
    </w:p>
    <w:p w14:paraId="2F3B1283" w14:textId="5E412A0E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Kimenete:</w:t>
      </w:r>
    </w:p>
    <w:p w14:paraId="25610597" w14:textId="739F6D76" w:rsidR="3423F4D4" w:rsidRPr="007C79DF" w:rsidRDefault="3423F4D4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E40B67" w14:textId="6FC1041C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product_id: 27 | name: Wireless 26000 DPI gaming mouse | price: 22000.00 | stock: 20</w:t>
      </w:r>
    </w:p>
    <w:p w14:paraId="60DF4F45" w14:textId="2F3B8FFF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product_id: 26 | name: Mechanical RGB gaming keyboard | price: 28000.00 | stock: 20</w:t>
      </w:r>
    </w:p>
    <w:p w14:paraId="7FF6C0DC" w14:textId="461E20DC" w:rsidR="17063398" w:rsidRPr="007C79DF" w:rsidRDefault="3C13E8C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product_id: 17 | name: 1TB PCIe 4.0 NVMe SSD | price: 28000.00 | stock: 20</w:t>
      </w:r>
    </w:p>
    <w:p w14:paraId="79FA72EA" w14:textId="1BB55B34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5A68C9" w14:textId="51D3CC5A" w:rsidR="17063398" w:rsidRPr="007C79DF" w:rsidRDefault="71A52F87">
      <w:pPr>
        <w:pStyle w:val="Cmsor2"/>
      </w:pPr>
      <w:bookmarkStart w:id="239" w:name="_Toc224296483"/>
      <w:r w:rsidRPr="007C79DF">
        <w:t>3. Users és Cart_Items Reláció - Vásárlási Kosár</w:t>
      </w:r>
      <w:bookmarkEnd w:id="239"/>
    </w:p>
    <w:p w14:paraId="3559C9FB" w14:textId="1DF0CABF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45168" w14:textId="4FDE9434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cart_items tábla egy összeköző pont a users és products között. Reprezentálja azt, hogy mely termékek állnak a felhasználó kosarában.</w:t>
      </w:r>
    </w:p>
    <w:p w14:paraId="268191AD" w14:textId="461988A2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BBBD13" w14:textId="1CF37BC3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1D143B5D" w14:textId="158EF4FE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 TABLE `cart_items` (</w:t>
      </w:r>
    </w:p>
    <w:p w14:paraId="4955E3CE" w14:textId="583C74AD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`cart_item_id` int(11) NOT NULL,</w:t>
      </w:r>
    </w:p>
    <w:p w14:paraId="1C105865" w14:textId="6EC18213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`user_id` int(11) DEFAULT NULL,</w:t>
      </w:r>
    </w:p>
    <w:p w14:paraId="4D5AD355" w14:textId="32C7F5DE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`session_id` varchar(255) DEFAULT NULL,</w:t>
      </w:r>
    </w:p>
    <w:p w14:paraId="42026AB6" w14:textId="76A35FF3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`product_id` int(11) NOT NULL,</w:t>
      </w:r>
    </w:p>
    <w:p w14:paraId="5A307C41" w14:textId="11C29B82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`quantity` int(11) DEFAULT 1,</w:t>
      </w:r>
    </w:p>
    <w:p w14:paraId="1A550A16" w14:textId="7CD70A0B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`created_at` timestamp NOT NULL DEFAULT current_timestamp()</w:t>
      </w:r>
    </w:p>
    <w:p w14:paraId="7D9BB193" w14:textId="61F97A40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) ENGINE=InnoDB DEFAULT CHARSET=utf8mb4 COLLATE=utf8mb4_general_ci;</w:t>
      </w:r>
    </w:p>
    <w:p w14:paraId="1E670B69" w14:textId="48F1135D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619D87" w14:textId="7F300662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ALTER TABLE `cart_items`</w:t>
      </w:r>
    </w:p>
    <w:p w14:paraId="5AD3DC9D" w14:textId="2E8DA0DC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ADD CONSTRAINT `cart_items_ibfk_1` FOREIGN KEY (`user_id`) </w:t>
      </w:r>
    </w:p>
    <w:p w14:paraId="3AA51901" w14:textId="032F6F57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REFERENCES `users` (`user_id`) ON DELETE CASCADE,</w:t>
      </w:r>
    </w:p>
    <w:p w14:paraId="7B5A69B8" w14:textId="41D9672D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ADD CONSTRAINT `cart_items_ibfk_2` FOREIGN KEY (`product_id`) </w:t>
      </w:r>
    </w:p>
    <w:p w14:paraId="5B37AA90" w14:textId="29B1667E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REFERENCES `products` (`product_id`) ON DELETE CASCADE;</w:t>
      </w:r>
    </w:p>
    <w:p w14:paraId="078C703D" w14:textId="243B4882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Mezők magyarázata:</w:t>
      </w:r>
    </w:p>
    <w:p w14:paraId="4FE52B5A" w14:textId="77E31483" w:rsidR="17063398" w:rsidRPr="007C79DF" w:rsidRDefault="71A52F87" w:rsidP="00E17FE5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cart_item_id: Elsődleges kulcs, kosárelem azonosító.</w:t>
      </w:r>
    </w:p>
    <w:p w14:paraId="58A97D9B" w14:textId="30CB3481" w:rsidR="17063398" w:rsidRPr="007C79DF" w:rsidRDefault="71A52F87" w:rsidP="00E17FE5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user_id: Idegen kulcs, a users táblára hivatkozik. A bejelentkezett felhasználó azonosítója.</w:t>
      </w:r>
    </w:p>
    <w:p w14:paraId="70AE1E6F" w14:textId="2F7F20D2" w:rsidR="17063398" w:rsidRPr="007C79DF" w:rsidRDefault="71A52F87" w:rsidP="00E17FE5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session_id: Munkamenet azonosító vendég felhasználók számára (varchar 255). Ha user_id NULL, akkor egy vendég kosarából van szó.</w:t>
      </w:r>
    </w:p>
    <w:p w14:paraId="520F323F" w14:textId="6D22763C" w:rsidR="17063398" w:rsidRPr="007C79DF" w:rsidRDefault="71A52F87" w:rsidP="00E17FE5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product_id: Idegen kulcs, a termék azonosítoja.</w:t>
      </w:r>
    </w:p>
    <w:p w14:paraId="0DF3D65E" w14:textId="22E73CE1" w:rsidR="17063398" w:rsidRPr="007C79DF" w:rsidRDefault="71A52F87" w:rsidP="00E17FE5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quantity: Darabszám, hány darab termék van a kosarban (alapértelmezés: 1).</w:t>
      </w:r>
    </w:p>
    <w:p w14:paraId="425494D9" w14:textId="6B13190C" w:rsidR="17063398" w:rsidRPr="007C79DF" w:rsidRDefault="71A52F87" w:rsidP="00E17FE5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created_at: Quando lett a termék a kosarba helyezve.</w:t>
      </w:r>
    </w:p>
    <w:p w14:paraId="4F10D11E" w14:textId="0AE1FEE2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866337" w14:textId="3F03AD90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Fontos: Az ON DELETE CASCADE meghatározás azt jelenti, ha egy termék vagy felhasználó törlésre kerül, az összes hozzátartozó kosárelem is automatikusan törlődik.</w:t>
      </w:r>
    </w:p>
    <w:p w14:paraId="1B651EED" w14:textId="7CFFD960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77FAC1" w14:textId="1B937A43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Lekérdezés példa - Simon kosarának tartalma:</w:t>
      </w:r>
    </w:p>
    <w:p w14:paraId="79D593C7" w14:textId="5C2DCB7E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7AF1FB4D" w14:textId="25710171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SELECT ci.cart_item_id, p.name, ci.quantity, p.price, </w:t>
      </w:r>
    </w:p>
    <w:p w14:paraId="4E0C505F" w14:textId="332F5B00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 (p.price * ci.quantity) AS total</w:t>
      </w:r>
    </w:p>
    <w:p w14:paraId="28A0E664" w14:textId="3282A607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FROM cart_items ci</w:t>
      </w:r>
    </w:p>
    <w:p w14:paraId="5CE803AB" w14:textId="2A72C87B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JOIN products p ON ci.product_id = p.product_id</w:t>
      </w:r>
    </w:p>
    <w:p w14:paraId="0CEE1B4D" w14:textId="2E1A7F9F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WHERE ci.user_id = 9;</w:t>
      </w:r>
    </w:p>
    <w:p w14:paraId="5ABE7AEC" w14:textId="7C46E8C6" w:rsidR="17063398" w:rsidRPr="007C79DF" w:rsidRDefault="17063398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233B75" w14:textId="46BC7150" w:rsidR="17063398" w:rsidRPr="007C79DF" w:rsidRDefault="71A52F87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a lekérdezés simon (9-es felhasználó) kosarában lévő összes terméket megmutatja az adott darabszámokkal és árakkal.</w:t>
      </w:r>
    </w:p>
    <w:p w14:paraId="01385EBD" w14:textId="1CDA05F8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546CB3" w14:textId="7A5FDB28" w:rsidR="32CE7D8A" w:rsidRPr="007C79DF" w:rsidRDefault="32CE7D8A">
      <w:pPr>
        <w:pStyle w:val="Cmsor2"/>
      </w:pPr>
      <w:bookmarkStart w:id="240" w:name="_Toc224296484"/>
      <w:r w:rsidRPr="007C79DF">
        <w:t xml:space="preserve">4. Orders </w:t>
      </w:r>
      <w:r w:rsidR="008D465D" w:rsidRPr="007C79DF">
        <w:t>tábla - rendelések kezelése</w:t>
      </w:r>
      <w:bookmarkEnd w:id="240"/>
    </w:p>
    <w:p w14:paraId="1208BAF0" w14:textId="0AF2FD1A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3831BD" w14:textId="128D2E23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orders tábla a vásárlások főrekordja. Egy rendelés szerzői információt, fizetési adatokat és szállítási címet tartalmaz.</w:t>
      </w:r>
    </w:p>
    <w:p w14:paraId="31197973" w14:textId="756E3F0D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D177A" w14:textId="78C97372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sql</w:t>
      </w:r>
    </w:p>
    <w:p w14:paraId="531F3884" w14:textId="30CCE983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 TABLE `orders` (</w:t>
      </w:r>
    </w:p>
    <w:p w14:paraId="309A50A6" w14:textId="357ED11A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`order_id` int(11) NOT NULL,</w:t>
      </w:r>
    </w:p>
    <w:p w14:paraId="49D8A8F8" w14:textId="160BEEBB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`user_id` int(11) DEFAULT NULL,</w:t>
      </w:r>
    </w:p>
    <w:p w14:paraId="56CBFE8F" w14:textId="08499717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`session_id` varchar(255) DEFAULT NULL,</w:t>
      </w:r>
    </w:p>
    <w:p w14:paraId="53F34BC6" w14:textId="6766FAF8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`order_date` timestamp NOT NULL DEFAULT current_timestamp(),</w:t>
      </w:r>
    </w:p>
    <w:p w14:paraId="1D4BEF85" w14:textId="3C486118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`status` enum('pending','paid','shipped','completed','cancelled') DEFAULT 'pending',</w:t>
      </w:r>
    </w:p>
    <w:p w14:paraId="7541EE1A" w14:textId="0F64B87C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`payment_method` enum('card','paypal','bank','none') DEFAULT 'none',</w:t>
      </w:r>
    </w:p>
    <w:p w14:paraId="1E90F590" w14:textId="790B560A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`payment_id` varchar(100) DEFAULT NULL,</w:t>
      </w:r>
    </w:p>
    <w:p w14:paraId="758CB8D5" w14:textId="77DCBC6F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`total_amount` decimal(10,2) DEFAULT 0.00,</w:t>
      </w:r>
    </w:p>
    <w:p w14:paraId="4D1535F3" w14:textId="563A68C0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`first_name` varchar(255) DEFAULT NULL,</w:t>
      </w:r>
    </w:p>
    <w:p w14:paraId="674662BF" w14:textId="24FC2C78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`last_name` varchar(255) DEFAULT NULL,</w:t>
      </w:r>
    </w:p>
    <w:p w14:paraId="17ACE0FC" w14:textId="01CD4198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`email` varchar(150) NOT NULL,</w:t>
      </w:r>
    </w:p>
    <w:p w14:paraId="4509E499" w14:textId="448D38D4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`phone` varchar(255) DEFAULT NULL,</w:t>
      </w:r>
    </w:p>
    <w:p w14:paraId="681AA58D" w14:textId="658F443D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`zip_code` varchar(20) DEFAULT NULL,</w:t>
      </w:r>
    </w:p>
    <w:p w14:paraId="18149E58" w14:textId="763223C5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`city` varchar(255) DEFAULT NULL,</w:t>
      </w:r>
    </w:p>
    <w:p w14:paraId="6A1AAA39" w14:textId="641527FE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`address_line` varchar(255) DEFAULT NULL,</w:t>
      </w:r>
    </w:p>
    <w:p w14:paraId="4D4081F9" w14:textId="6A9334E8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`additional_info` varchar(255) DEFAULT NULL</w:t>
      </w:r>
    </w:p>
    <w:p w14:paraId="1C3CBB80" w14:textId="01C4383E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) ENGINE=InnoDB DEFAULT CHARSET=utf8mb4 COLLATE=utf8mb4_general_ci;</w:t>
      </w:r>
    </w:p>
    <w:p w14:paraId="0BBE49A5" w14:textId="000EA4ED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E44715" w14:textId="76BCEEBA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ALTER TABLE `orders`</w:t>
      </w:r>
    </w:p>
    <w:p w14:paraId="5F9633DE" w14:textId="7DFB3ADE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ADD CONSTRAINT `orders_ibfk_1` FOREIGN KEY (`user_id`) </w:t>
      </w:r>
    </w:p>
    <w:p w14:paraId="6818929D" w14:textId="1EC1DC45" w:rsidR="586AF7E6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REFERENCES `users` (`user_id`) ON DELETE CASCADE;</w:t>
      </w:r>
    </w:p>
    <w:p w14:paraId="7025308D" w14:textId="1A1E96BE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81A1F7" w14:textId="58CD840B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Mezők magyarázata:</w:t>
      </w:r>
    </w:p>
    <w:p w14:paraId="70631274" w14:textId="0D113D3D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order_id: Elsődleges kulcs, rendelés azonosító.</w:t>
      </w:r>
    </w:p>
    <w:p w14:paraId="208CFE63" w14:textId="4DF1D92A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user_id: Idegen kulcs, bejelentkezett felhasználó. NULL lehet vendégek rendelésekor.</w:t>
      </w:r>
    </w:p>
    <w:p w14:paraId="54A36705" w14:textId="16BCEED7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session_id: Munkamenet azonosító vendég vásárlásokhoz. NULL a bejelentkezett felhasználóknál.</w:t>
      </w:r>
    </w:p>
    <w:p w14:paraId="6FF1C2A8" w14:textId="29B86713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order_date: Rendelés időpontja, automatikus időbélyeg.</w:t>
      </w:r>
    </w:p>
    <w:p w14:paraId="79EA5500" w14:textId="2BC37F63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status: ENUM mező, 5 lehetséges állapot:</w:t>
      </w:r>
    </w:p>
    <w:p w14:paraId="40509A48" w14:textId="0D8FF829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'pending': Kivárakozik a fizetésre</w:t>
      </w:r>
    </w:p>
    <w:p w14:paraId="1D2E3EC3" w14:textId="790D0BAC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'paid': Fizetett, feldolgozásra vár</w:t>
      </w:r>
    </w:p>
    <w:p w14:paraId="52AC47FC" w14:textId="15AEE58F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'shipped': Elküldve</w:t>
      </w:r>
    </w:p>
    <w:p w14:paraId="7EF7ADC3" w14:textId="24688A99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'completed': Teljesítve</w:t>
      </w:r>
    </w:p>
    <w:p w14:paraId="735EA6DC" w14:textId="35858F0E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'cancelled': Lemondva</w:t>
      </w:r>
    </w:p>
    <w:p w14:paraId="13EE72A0" w14:textId="255B5B91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payment_method: ENUM, fizetési módszer: 'card' (kártya), 'paypal', 'bank' (banki átutalás), vagy 'none' (nincs feldolgozva).</w:t>
      </w:r>
    </w:p>
    <w:p w14:paraId="431E4E99" w14:textId="703B588E" w:rsidR="32CE7D8A" w:rsidRPr="007C79DF" w:rsidRDefault="32CE7D8A" w:rsidP="00E17FE5">
      <w:pPr>
        <w:pStyle w:val="Listaszerbekezds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payment_id: Az írás kiszolgáló fizetési tranzakció azonosítoja.</w:t>
      </w:r>
    </w:p>
    <w:p w14:paraId="1B47F0B8" w14:textId="1B747C7E" w:rsidR="32CE7D8A" w:rsidRPr="007C79DF" w:rsidRDefault="32CE7D8A" w:rsidP="00E17FE5">
      <w:pPr>
        <w:pStyle w:val="Listaszerbekezds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total_amount: A teljes rendelés összege (tizedesponttal).</w:t>
      </w:r>
    </w:p>
    <w:p w14:paraId="6CC64B0C" w14:textId="283AAF8C" w:rsidR="32CE7D8A" w:rsidRPr="007C79DF" w:rsidRDefault="32CE7D8A" w:rsidP="00E17FE5">
      <w:pPr>
        <w:pStyle w:val="Listaszerbekezds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first_name, last_name: A vásárló neve.</w:t>
      </w:r>
    </w:p>
    <w:p w14:paraId="72810206" w14:textId="16F0AD98" w:rsidR="32CE7D8A" w:rsidRPr="007C79DF" w:rsidRDefault="32CE7D8A" w:rsidP="00E17FE5">
      <w:pPr>
        <w:pStyle w:val="Listaszerbekezds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email: A vásárló e-mail címe.</w:t>
      </w:r>
    </w:p>
    <w:p w14:paraId="64D61BF4" w14:textId="620EF9F3" w:rsidR="32CE7D8A" w:rsidRPr="007C79DF" w:rsidRDefault="32CE7D8A" w:rsidP="00E17FE5">
      <w:pPr>
        <w:pStyle w:val="Listaszerbekezds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phone: Telefonszám.</w:t>
      </w:r>
    </w:p>
    <w:p w14:paraId="30A230F6" w14:textId="05EA2FB8" w:rsidR="32CE7D8A" w:rsidRPr="007C79DF" w:rsidRDefault="32CE7D8A" w:rsidP="00E17FE5">
      <w:pPr>
        <w:pStyle w:val="Listaszerbekezds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zip_code: Irányítószám.</w:t>
      </w:r>
    </w:p>
    <w:p w14:paraId="70B3E382" w14:textId="206DEB47" w:rsidR="32CE7D8A" w:rsidRPr="007C79DF" w:rsidRDefault="32CE7D8A" w:rsidP="00E17FE5">
      <w:pPr>
        <w:pStyle w:val="Listaszerbekezds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city: Város.</w:t>
      </w:r>
    </w:p>
    <w:p w14:paraId="188E5851" w14:textId="6F5E3D23" w:rsidR="32CE7D8A" w:rsidRPr="007C79DF" w:rsidRDefault="32CE7D8A" w:rsidP="00E17FE5">
      <w:pPr>
        <w:pStyle w:val="Listaszerbekezds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address_line: Utca és házszám.</w:t>
      </w:r>
    </w:p>
    <w:p w14:paraId="4430A12F" w14:textId="2373C1DD" w:rsidR="32CE7D8A" w:rsidRPr="007C79DF" w:rsidRDefault="32CE7D8A" w:rsidP="00E17FE5">
      <w:pPr>
        <w:pStyle w:val="Listaszerbekezds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additional_info: Megjegyzések, például porta szám, vagy emelet.</w:t>
      </w:r>
    </w:p>
    <w:p w14:paraId="2E019B24" w14:textId="394C6577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Jelenlegi rendelések:</w:t>
      </w:r>
    </w:p>
    <w:p w14:paraId="3EDD6990" w14:textId="4EFE1B6A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adatbázisban 4 rendelés van, mindegyik "pending" (függőben) állapotban.</w:t>
      </w:r>
    </w:p>
    <w:p w14:paraId="5E2C9507" w14:textId="6D74CDBC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8F03A8" w14:textId="77777777" w:rsidR="00E17FE5" w:rsidRPr="007C79DF" w:rsidRDefault="00E17FE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6C9C99" w14:textId="7CFBD7B4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Lekérdezés példa - Összes befejezett rendelés:</w:t>
      </w:r>
    </w:p>
    <w:p w14:paraId="12264B33" w14:textId="3B78BFB5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182967A2" w14:textId="21B0BD45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SELECT order_id, user_id, order_date, total_amount, </w:t>
      </w:r>
    </w:p>
    <w:p w14:paraId="02689A84" w14:textId="2DE28676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 CONCAT(first_name, ' ', last_name) AS customer_name, city</w:t>
      </w:r>
    </w:p>
    <w:p w14:paraId="79B381DC" w14:textId="4BD17FDD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FROM orders</w:t>
      </w:r>
    </w:p>
    <w:p w14:paraId="2B2A3997" w14:textId="31C72074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WHERE status = 'completed'</w:t>
      </w:r>
    </w:p>
    <w:p w14:paraId="5C08498A" w14:textId="155AFF24" w:rsidR="586AF7E6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 BY order_date DESC;</w:t>
      </w:r>
    </w:p>
    <w:p w14:paraId="6AFC7398" w14:textId="12A41A6D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CC9957" w14:textId="6C019DF8" w:rsidR="32CE7D8A" w:rsidRPr="007C79DF" w:rsidRDefault="32CE7D8A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a lekérdezés a befejezett rendeléseket mutatja időpontok szerinti csökkenő sorrendben. Hasznos a vásárlási történet követésére.</w:t>
      </w:r>
    </w:p>
    <w:p w14:paraId="29982128" w14:textId="020B1E13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AD767" w14:textId="1BDD4FA4" w:rsidR="1FC29A96" w:rsidRPr="007C79DF" w:rsidRDefault="1FC29A96">
      <w:pPr>
        <w:pStyle w:val="Cmsor2"/>
      </w:pPr>
      <w:bookmarkStart w:id="241" w:name="_Toc224296485"/>
      <w:r w:rsidRPr="007C79DF">
        <w:t xml:space="preserve">5. OrderDetails </w:t>
      </w:r>
      <w:r w:rsidR="008D465D" w:rsidRPr="007C79DF">
        <w:t>tábla - rendelés sorok</w:t>
      </w:r>
      <w:bookmarkEnd w:id="241"/>
    </w:p>
    <w:p w14:paraId="65590544" w14:textId="2505E30D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98D2E5" w14:textId="4E285A42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orderdetails tábla az orders táblá bontópontja, amely soronként táryn meg, mely termékek voltak az adott rendelésben.</w:t>
      </w:r>
    </w:p>
    <w:p w14:paraId="30BBD387" w14:textId="0A44EAA1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603A66" w14:textId="336004E2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sql</w:t>
      </w:r>
    </w:p>
    <w:p w14:paraId="5253DD76" w14:textId="764FA34E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 TABLE `orderdetails` (</w:t>
      </w:r>
    </w:p>
    <w:p w14:paraId="5B781D30" w14:textId="01580655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`detail_id` int(11) NOT NULL,</w:t>
      </w:r>
    </w:p>
    <w:p w14:paraId="3CFE1E9E" w14:textId="22ACCF52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`order_id` int(11) NOT NULL,</w:t>
      </w:r>
    </w:p>
    <w:p w14:paraId="4D039AA5" w14:textId="797EC897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`product_id` int(11) NOT NULL,</w:t>
      </w:r>
    </w:p>
    <w:p w14:paraId="1CD6D1D5" w14:textId="118E10BC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`quantity` int(11) DEFAULT 1,</w:t>
      </w:r>
    </w:p>
    <w:p w14:paraId="34F5A751" w14:textId="2E839413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`price_at_purchase` decimal(10,2) NOT NULL</w:t>
      </w:r>
    </w:p>
    <w:p w14:paraId="6A25F252" w14:textId="0275B322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) ENGINE=InnoDB DEFAULT CHARSET=utf8mb4 COLLATE=utf8mb4_general_ci;</w:t>
      </w:r>
    </w:p>
    <w:p w14:paraId="6A5FB0AA" w14:textId="0FD40270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362E1" w14:textId="3E0C43A8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ALTER TABLE `orderdetails`</w:t>
      </w:r>
    </w:p>
    <w:p w14:paraId="019FEA04" w14:textId="3E36B2B7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ADD CONSTRAINT `orderdetails_ibfk_1` FOREIGN KEY (`order_id`) </w:t>
      </w:r>
    </w:p>
    <w:p w14:paraId="25B16080" w14:textId="31E6BB71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REFERENCES `orders` (`order_id`) ON DELETE CASCADE,</w:t>
      </w:r>
    </w:p>
    <w:p w14:paraId="689E05C9" w14:textId="74E99879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ADD CONSTRAINT `orderdetails_ibfk_2` FOREIGN KEY (`product_id`) </w:t>
      </w:r>
    </w:p>
    <w:p w14:paraId="08AE59CC" w14:textId="1B79DDA1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REFERENCES `products` (`product_id`);</w:t>
      </w:r>
    </w:p>
    <w:p w14:paraId="49365D40" w14:textId="6B013463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9181E6" w14:textId="0262B8B0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Mezők magyarázata:</w:t>
      </w:r>
    </w:p>
    <w:p w14:paraId="52115E74" w14:textId="709A6F85" w:rsidR="1FC29A96" w:rsidRPr="007C79DF" w:rsidRDefault="1FC29A96" w:rsidP="00E17FE5">
      <w:pPr>
        <w:pStyle w:val="Listaszerbekezds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detail_id: Elsődleges kulcs, rendelés sor azonosító.</w:t>
      </w:r>
    </w:p>
    <w:p w14:paraId="05849AD7" w14:textId="14DEAC24" w:rsidR="1FC29A96" w:rsidRPr="007C79DF" w:rsidRDefault="1FC29A96" w:rsidP="00E17FE5">
      <w:pPr>
        <w:pStyle w:val="Listaszerbekezds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order_id: Idegen kulcs az orders táblára.</w:t>
      </w:r>
    </w:p>
    <w:p w14:paraId="744EA30A" w14:textId="0BA2BDEE" w:rsidR="1FC29A96" w:rsidRPr="007C79DF" w:rsidRDefault="1FC29A96" w:rsidP="00E17FE5">
      <w:pPr>
        <w:pStyle w:val="Listaszerbekezds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product_id: Idegen kulcs a products táblára.</w:t>
      </w:r>
    </w:p>
    <w:p w14:paraId="1BDF3EE5" w14:textId="36F96AC8" w:rsidR="1FC29A96" w:rsidRPr="007C79DF" w:rsidRDefault="1FC29A96" w:rsidP="00E17FE5">
      <w:pPr>
        <w:pStyle w:val="Listaszerbekezds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quantity: Az adott termék mennyisége az adott rendelésben.</w:t>
      </w:r>
    </w:p>
    <w:p w14:paraId="7DACE065" w14:textId="334F8D40" w:rsidR="1FC29A96" w:rsidRPr="007C79DF" w:rsidRDefault="1FC29A96" w:rsidP="00E17FE5">
      <w:pPr>
        <w:pStyle w:val="Listaszerbekezds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price_at_purchase: A termék ára a vásárlás időpontjában. Ez fontos, mert a products táblában lévő ár változhat.</w:t>
      </w:r>
    </w:p>
    <w:p w14:paraId="1267B1A7" w14:textId="70EA1510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393BC9" w14:textId="157C74E0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Lekérdezés példa - 4-es rendelés részletei:</w:t>
      </w:r>
    </w:p>
    <w:p w14:paraId="5F01C5F2" w14:textId="6028D687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1DDF3B8A" w14:textId="59AF3362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SELECT od.detail_id, p.name, od.quantity, od.price_at_purchase,</w:t>
      </w:r>
    </w:p>
    <w:p w14:paraId="6CFDE914" w14:textId="4097B310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 (od.quantity * od.price_at_purchase) AS line_total</w:t>
      </w:r>
    </w:p>
    <w:p w14:paraId="1C885B7E" w14:textId="74BA03F8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FROM orderdetails od</w:t>
      </w:r>
    </w:p>
    <w:p w14:paraId="6D09457D" w14:textId="48A742D0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JOIN products p ON od.product_id = p.product_id</w:t>
      </w:r>
    </w:p>
    <w:p w14:paraId="62582725" w14:textId="67036E98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WHERE od.order_id = 4;</w:t>
      </w:r>
    </w:p>
    <w:p w14:paraId="57020BB6" w14:textId="75AD26D0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6F9C7" w14:textId="660D783C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Output:</w:t>
      </w:r>
    </w:p>
    <w:p w14:paraId="12610DDE" w14:textId="2E23612E" w:rsidR="1FC29A96" w:rsidRPr="007C79DF" w:rsidRDefault="1FC29A9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lang w:val="en-US"/>
        </w:rPr>
        <w:t>detail_id: 4 | name: Ryzen 7 5800X | quantity: 1 | price_at_purchase: 85000.00 | line_total: 85000.00</w:t>
      </w:r>
    </w:p>
    <w:p w14:paraId="10074D4A" w14:textId="1AA15F88" w:rsidR="72E83F4E" w:rsidRPr="007C79DF" w:rsidRDefault="72E83F4E" w:rsidP="00E17FE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1A9A696" w14:textId="53BDF188" w:rsidR="3E7BD045" w:rsidRPr="007C79DF" w:rsidRDefault="3E7BD045">
      <w:pPr>
        <w:pStyle w:val="Cmsor2"/>
      </w:pPr>
      <w:bookmarkStart w:id="242" w:name="_Toc224296486"/>
      <w:r w:rsidRPr="007C79DF">
        <w:t xml:space="preserve">6. GameKeys Tábla </w:t>
      </w:r>
      <w:r w:rsidR="008D465D" w:rsidRPr="007C79DF">
        <w:t>- videójáték kulcsok nyilvántartása</w:t>
      </w:r>
      <w:bookmarkEnd w:id="242"/>
    </w:p>
    <w:p w14:paraId="32130C38" w14:textId="4A86ED03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F889E7" w14:textId="7E7CC402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gamekeys tábla a videójáték kulcsok konkrét adatait táryn meg. Minden játékkulcs egy unique kódot tartalmaz.</w:t>
      </w:r>
    </w:p>
    <w:p w14:paraId="614947A7" w14:textId="2E97EBA5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E20632" w14:textId="1AE1BC80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2AC46796" w14:textId="5CC1408F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 TABLE `gamekeys` (</w:t>
      </w:r>
    </w:p>
    <w:p w14:paraId="4AF4A843" w14:textId="0E827B57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`key_id` int(11) NOT NULL,</w:t>
      </w:r>
    </w:p>
    <w:p w14:paraId="3E220FDB" w14:textId="32C01D46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`product_id` int(11) NOT NULL,</w:t>
      </w:r>
    </w:p>
    <w:p w14:paraId="033C5F37" w14:textId="6F7A92EC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`game_name` varchar(100) NOT NULL,</w:t>
      </w:r>
    </w:p>
    <w:p w14:paraId="31EF83BA" w14:textId="289B0E73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`platform` varchar(50) NOT NULL,</w:t>
      </w:r>
    </w:p>
    <w:p w14:paraId="73AFA04C" w14:textId="06A79036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`code` varchar(100) NOT NULL,</w:t>
      </w:r>
    </w:p>
    <w:p w14:paraId="7942D29F" w14:textId="36A75091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`is_used` tinyint(1) DEFAULT 0</w:t>
      </w:r>
    </w:p>
    <w:p w14:paraId="41B2F902" w14:textId="4139CE93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) ENGINE=InnoDB DEFAULT CHARSET=utf8mb4 COLLATE=utf8mb4_general_ci;</w:t>
      </w:r>
    </w:p>
    <w:p w14:paraId="616BC55C" w14:textId="0DDEAB2D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AAE9F6" w14:textId="1E0D734F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ALTER TABLE `gamekeys`</w:t>
      </w:r>
    </w:p>
    <w:p w14:paraId="48E110C3" w14:textId="6E44278D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ADD CONSTRAINT `gamekeys_ibfk_1` FOREIGN KEY (`product_id`) </w:t>
      </w:r>
    </w:p>
    <w:p w14:paraId="0792F536" w14:textId="0D09AF4D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REFERENCES `products` (`product_id`) ON DELETE CASCADE;</w:t>
      </w:r>
    </w:p>
    <w:p w14:paraId="195B2127" w14:textId="1268932B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815166" w14:textId="3A9C74CC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Mezők magyarázata:</w:t>
      </w:r>
    </w:p>
    <w:p w14:paraId="53076B1E" w14:textId="4B4E4054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key_id: Elsődleges kulcs, kulcs azonosító.</w:t>
      </w:r>
    </w:p>
    <w:p w14:paraId="00C0260C" w14:textId="5D0CE114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product_id: Idegen kulcs, melyik termékhez tartozik.</w:t>
      </w:r>
    </w:p>
    <w:p w14:paraId="5E48B04A" w14:textId="269A775B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game_name: A játék neve, például "Cyberpunk 2077".</w:t>
      </w:r>
    </w:p>
    <w:p w14:paraId="4E5C3017" w14:textId="63E7925B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platform: A platform, ahol érvényes: "Steam", "Rockstar", "Xbox", "BattleNet", "Epic", stb.</w:t>
      </w:r>
    </w:p>
    <w:p w14:paraId="64AB673D" w14:textId="29FEF5C3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code: A 100 karakteres unique kód. Egyedi az adatbázisban (UNIQUE KEY).</w:t>
      </w:r>
    </w:p>
    <w:p w14:paraId="5221D8D1" w14:textId="37B4E63C" w:rsidR="3423F4D4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- is_used: Booleán (0 vagy 1). 1 ha már felhasználta valaki, 0 ha még elérhető</w:t>
      </w:r>
    </w:p>
    <w:p w14:paraId="1D6EB5E5" w14:textId="4281812A" w:rsidR="72E83F4E" w:rsidRPr="007C79DF" w:rsidRDefault="72E83F4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721FD4" w14:textId="3D1B8587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Platafromok az adatbázisban:</w:t>
      </w:r>
    </w:p>
    <w:p w14:paraId="2001795A" w14:textId="74A53CDF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Steam (a leggyakoribb)</w:t>
      </w:r>
    </w:p>
    <w:p w14:paraId="6216723D" w14:textId="17435506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Rockstar</w:t>
      </w:r>
    </w:p>
    <w:p w14:paraId="6136E6A4" w14:textId="1EE349ED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Xbox</w:t>
      </w:r>
    </w:p>
    <w:p w14:paraId="76F7E3AD" w14:textId="62D5E449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EA</w:t>
      </w:r>
    </w:p>
    <w:p w14:paraId="0CC8FB0A" w14:textId="33B7301E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Ubisoft</w:t>
      </w:r>
    </w:p>
    <w:p w14:paraId="4A06DCCE" w14:textId="2EB02994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BattleNet</w:t>
      </w:r>
    </w:p>
    <w:p w14:paraId="1E1E651F" w14:textId="02B394D0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Epic</w:t>
      </w:r>
    </w:p>
    <w:p w14:paraId="687383B3" w14:textId="559327D4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Riot</w:t>
      </w:r>
    </w:p>
    <w:p w14:paraId="42CDCE26" w14:textId="42E836BB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PlayStation</w:t>
      </w:r>
    </w:p>
    <w:p w14:paraId="0CA01617" w14:textId="525E12CD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GOG</w:t>
      </w:r>
    </w:p>
    <w:p w14:paraId="22F65A48" w14:textId="26AC1E5E" w:rsidR="3E7BD045" w:rsidRPr="007C79DF" w:rsidRDefault="3E7BD045" w:rsidP="00E17FE5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Mojang</w:t>
      </w:r>
    </w:p>
    <w:p w14:paraId="2129E171" w14:textId="41A6E2B6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Lekérdezés példa - Elérhető GTA V kulcsok:</w:t>
      </w:r>
    </w:p>
    <w:p w14:paraId="6FEBC482" w14:textId="596B8CEF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469380AA" w14:textId="30A9E9B4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SELECT key_id, product_id, game_name, platform, code</w:t>
      </w:r>
    </w:p>
    <w:p w14:paraId="6AFC9603" w14:textId="456B845C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FROM gamekeys</w:t>
      </w:r>
    </w:p>
    <w:p w14:paraId="525E866A" w14:textId="748D8088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WHERE game_name = 'Grand Theft Auto V'</w:t>
      </w:r>
    </w:p>
    <w:p w14:paraId="7B4405EE" w14:textId="0675EE34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AND is_used = 0;</w:t>
      </w:r>
    </w:p>
    <w:p w14:paraId="52A73D0F" w14:textId="47C4A549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3B2D66" w14:textId="51BFADCA" w:rsidR="3E7BD045" w:rsidRPr="007C79DF" w:rsidRDefault="3E7BD045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megmutatja az összes nem használt GTA V kulcsot, amelyet az üzletben el lehet adni.</w:t>
      </w:r>
    </w:p>
    <w:p w14:paraId="0762D671" w14:textId="4BD0F0F6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630C7" w14:textId="2DA6E8A9" w:rsidR="068C01FB" w:rsidRPr="007C79DF" w:rsidRDefault="068C01FB">
      <w:pPr>
        <w:pStyle w:val="Cmsor2"/>
      </w:pPr>
      <w:bookmarkStart w:id="243" w:name="_Toc224296487"/>
      <w:r w:rsidRPr="007C79DF">
        <w:t xml:space="preserve">7. GiftCards </w:t>
      </w:r>
      <w:r w:rsidR="008D465D" w:rsidRPr="007C79DF">
        <w:t>t</w:t>
      </w:r>
      <w:r w:rsidRPr="007C79DF">
        <w:t xml:space="preserve">ábla </w:t>
      </w:r>
      <w:r w:rsidR="008D465D" w:rsidRPr="007C79DF">
        <w:t>- ajándékkártyák kezelése</w:t>
      </w:r>
      <w:bookmarkEnd w:id="243"/>
    </w:p>
    <w:p w14:paraId="2BB63776" w14:textId="6B1A8E6C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14097D" w14:textId="02CA3F47" w:rsidR="586AF7E6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 giftcards tábla az ajándékkártyák és előfizetési vonalok nyilvántartása.</w:t>
      </w:r>
    </w:p>
    <w:p w14:paraId="6F28A03F" w14:textId="40DC2BAC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036AA510" w14:textId="6F809A94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CREATE TABLE `giftcards` (</w:t>
      </w:r>
    </w:p>
    <w:p w14:paraId="0DBC7313" w14:textId="67BE17C5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`card_id` int(11) NOT NULL,</w:t>
      </w:r>
    </w:p>
    <w:p w14:paraId="7155933B" w14:textId="5B39ADDF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`product_id` int(11) NOT NULL,</w:t>
      </w:r>
    </w:p>
    <w:p w14:paraId="4F8FFD67" w14:textId="50DE6BFE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`platform` varchar(50) NOT NULL,</w:t>
      </w:r>
    </w:p>
    <w:p w14:paraId="739F3E1B" w14:textId="1501DA00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`value` decimal(10,2) NOT NULL,</w:t>
      </w:r>
    </w:p>
    <w:p w14:paraId="25D2B1A8" w14:textId="63FF0E78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`code` varchar(100) NOT NULL,</w:t>
      </w:r>
    </w:p>
    <w:p w14:paraId="771543A6" w14:textId="5C88AE48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`is_used` tinyint(1) DEFAULT 0</w:t>
      </w:r>
    </w:p>
    <w:p w14:paraId="7BE43550" w14:textId="7B840123" w:rsidR="586AF7E6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lang w:val="en-US"/>
        </w:rPr>
        <w:t>) ENGINE=InnoDB DEFAULT CHARSET=utf8mb4 COLLATE=utf8mb4_general_ci;</w:t>
      </w:r>
    </w:p>
    <w:p w14:paraId="3F57586A" w14:textId="2DC24ED5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ALTER TABLE `giftcards`</w:t>
      </w:r>
    </w:p>
    <w:p w14:paraId="3558FF35" w14:textId="5CFF84EF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ADD CONSTRAINT `giftcards_ibfk_1` FOREIGN KEY (`product_id`) </w:t>
      </w:r>
    </w:p>
    <w:p w14:paraId="0FA2F2B3" w14:textId="41DD2390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REFERENCES `products` (`product_id`) ON DELETE CASCADE;</w:t>
      </w:r>
    </w:p>
    <w:p w14:paraId="1A496D4D" w14:textId="519FE7B1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662DF5" w14:textId="77777777" w:rsidR="00B41151" w:rsidRPr="007C79DF" w:rsidRDefault="00B4115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CE49658" w14:textId="77777777" w:rsidR="00B41151" w:rsidRPr="007C79DF" w:rsidRDefault="00B4115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F6DA0DF" w14:textId="44A65A57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Mezők magyarázata:</w:t>
      </w:r>
    </w:p>
    <w:p w14:paraId="1DBDE37D" w14:textId="74D7EA63" w:rsidR="068C01FB" w:rsidRPr="007C79DF" w:rsidRDefault="068C01FB" w:rsidP="00E17FE5">
      <w:pPr>
        <w:pStyle w:val="Listaszerbekezds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card_id: Elsődleges kulcs, kártya azonosító.</w:t>
      </w:r>
    </w:p>
    <w:p w14:paraId="25B872B0" w14:textId="59D8E380" w:rsidR="068C01FB" w:rsidRPr="007C79DF" w:rsidRDefault="068C01FB" w:rsidP="00E17FE5">
      <w:pPr>
        <w:pStyle w:val="Listaszerbekezds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product_id: Idegen kulcs, melyik termékhez tartozik.</w:t>
      </w:r>
    </w:p>
    <w:p w14:paraId="22037F10" w14:textId="2669C58A" w:rsidR="068C01FB" w:rsidRPr="007C79DF" w:rsidRDefault="068C01FB" w:rsidP="00E17FE5">
      <w:pPr>
        <w:pStyle w:val="Listaszerbekezds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platform: A platform neve: "Steam", "Xbox", "PlayStation", "Nintendo", "EA", "Netflix", "Spotify", stb.</w:t>
      </w:r>
    </w:p>
    <w:p w14:paraId="62FAFC01" w14:textId="39420221" w:rsidR="068C01FB" w:rsidRPr="007C79DF" w:rsidRDefault="068C01FB" w:rsidP="00E17FE5">
      <w:pPr>
        <w:pStyle w:val="Listaszerbekezds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value: A kártya értéke euróban vagy nullás érték az előfizetésekhez. Decimal típus.</w:t>
      </w:r>
    </w:p>
    <w:p w14:paraId="546167F0" w14:textId="3882F20D" w:rsidR="068C01FB" w:rsidRPr="007C79DF" w:rsidRDefault="068C01FB" w:rsidP="00E17FE5">
      <w:pPr>
        <w:pStyle w:val="Listaszerbekezds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code: A megváltható kód. Egyedi (UNIQUE KEY).</w:t>
      </w:r>
    </w:p>
    <w:p w14:paraId="281D9375" w14:textId="0856DC89" w:rsidR="068C01FB" w:rsidRPr="007C79DF" w:rsidRDefault="068C01FB" w:rsidP="00E17FE5">
      <w:pPr>
        <w:pStyle w:val="Listaszerbekezds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is_used: Booleán, igaz ha már megváltották.</w:t>
      </w:r>
    </w:p>
    <w:p w14:paraId="054562D0" w14:textId="08CFB69D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3F6A4A" w14:textId="619BB9C3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Lekérdezés példa - Elérhető Steam ajándékkártyák:</w:t>
      </w:r>
    </w:p>
    <w:p w14:paraId="02CA67AE" w14:textId="176A08B3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2A9A10D6" w14:textId="452C7D86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SELECT card_id, platform, value, code</w:t>
      </w:r>
    </w:p>
    <w:p w14:paraId="0343616C" w14:textId="08F0C6CB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FROM giftcards</w:t>
      </w:r>
    </w:p>
    <w:p w14:paraId="5F057775" w14:textId="2EFCCEFA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WHERE platform = 'Steam'</w:t>
      </w:r>
    </w:p>
    <w:p w14:paraId="5C992CBB" w14:textId="1B36D508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AND is_used = 0;</w:t>
      </w:r>
    </w:p>
    <w:p w14:paraId="568D445E" w14:textId="5B10C628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B5E873" w14:textId="54CB44F6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Output (értékek szerint csoportosítva):</w:t>
      </w:r>
    </w:p>
    <w:p w14:paraId="7690D47D" w14:textId="302B54F8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6153EA" w14:textId="0428B430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card_id: 1 | platform: Steam | value: 20.00 | code: STEAM-CARD-001</w:t>
      </w:r>
    </w:p>
    <w:p w14:paraId="6132EF3F" w14:textId="1AB5F142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card_id: 2 | platform: Steam | value: 50.00 | code: STEAM-CARD-002</w:t>
      </w:r>
    </w:p>
    <w:p w14:paraId="3334C11F" w14:textId="7612BBA9" w:rsidR="068C01FB" w:rsidRPr="007C79DF" w:rsidRDefault="068C01FB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card_id: 25 | platform: Steam | value: 100.00 | code: STEAM-CARD-003</w:t>
      </w:r>
    </w:p>
    <w:p w14:paraId="2264DA83" w14:textId="543D2D64" w:rsidR="72E83F4E" w:rsidRPr="007C79DF" w:rsidRDefault="72E83F4E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C59911" w14:textId="5833E28B" w:rsidR="378DBA33" w:rsidRPr="007C79DF" w:rsidRDefault="378DBA33" w:rsidP="00E17FE5">
      <w:pPr>
        <w:pStyle w:val="Cmsor1"/>
        <w:spacing w:before="0" w:after="0" w:line="360" w:lineRule="auto"/>
        <w:jc w:val="both"/>
        <w:rPr>
          <w:rFonts w:ascii="Times New Roman" w:eastAsia="Times New Roman" w:hAnsi="Times New Roman" w:cs="Times New Roman"/>
          <w:color w:val="auto"/>
        </w:rPr>
      </w:pPr>
      <w:bookmarkStart w:id="244" w:name="_Toc224296488"/>
      <w:r w:rsidRPr="007C79DF">
        <w:rPr>
          <w:rFonts w:ascii="Times New Roman" w:eastAsia="Times New Roman" w:hAnsi="Times New Roman" w:cs="Times New Roman"/>
          <w:color w:val="auto"/>
        </w:rPr>
        <w:t>Adatbázis Relációk Összefoglalása</w:t>
      </w:r>
      <w:bookmarkEnd w:id="244"/>
    </w:p>
    <w:p w14:paraId="5CC9617A" w14:textId="5BB2EC7E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A67E9B" w14:textId="3DFAB12C" w:rsidR="586AF7E6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Az adatbázis viszonyai így né</w:t>
      </w:r>
      <w:r w:rsidR="2B7CA2BA"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>znek</w:t>
      </w:r>
      <w:r w:rsidR="00B41151" w:rsidRPr="007C79D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ki:</w:t>
      </w:r>
    </w:p>
    <w:p w14:paraId="005B741C" w14:textId="742B459E" w:rsidR="378DBA33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users (1) ─┬─ (N) cart_items</w:t>
      </w:r>
    </w:p>
    <w:p w14:paraId="2BADA519" w14:textId="4E62EE40" w:rsidR="378DBA33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     ├─ (N) orders</w:t>
      </w:r>
    </w:p>
    <w:p w14:paraId="69EFA149" w14:textId="0F1722CD" w:rsidR="378DBA33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14:paraId="615B84B3" w14:textId="5DA563F5" w:rsidR="378DBA33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products (1) ─┬─ (N) cart_items</w:t>
      </w:r>
    </w:p>
    <w:p w14:paraId="4CDE82BD" w14:textId="2E4B80FF" w:rsidR="378DBA33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        ├─ (N) orderdetails</w:t>
      </w:r>
    </w:p>
    <w:p w14:paraId="67BBA8FB" w14:textId="5DEB652C" w:rsidR="378DBA33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        ├─ (N) gamekeys</w:t>
      </w:r>
    </w:p>
    <w:p w14:paraId="39C93BB3" w14:textId="3AB1CC38" w:rsidR="378DBA33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        └─ (N) giftcards</w:t>
      </w:r>
    </w:p>
    <w:p w14:paraId="7164BD05" w14:textId="191F3206" w:rsidR="378DBA33" w:rsidRPr="007C79DF" w:rsidRDefault="378DBA33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orders (1) ─ (N) orderdetails</w:t>
      </w:r>
    </w:p>
    <w:p w14:paraId="5BBC9A12" w14:textId="589C612B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F6D87B" w14:textId="6FDB663F" w:rsidR="378DBA33" w:rsidRPr="007C79DF" w:rsidRDefault="378DBA33" w:rsidP="00E17FE5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1:N relációk: Egy users record több cart_items és orders rekorddal lehet kapcsolatban.</w:t>
      </w:r>
    </w:p>
    <w:p w14:paraId="7B2ADA38" w14:textId="57B9928F" w:rsidR="378DBA33" w:rsidRPr="007C79DF" w:rsidRDefault="378DBA33" w:rsidP="00E17FE5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Kaskádos törlés: Ha egy users vagy products törlésre kerül, az összes hozzátartozó rekorд is törlődik.</w:t>
      </w:r>
    </w:p>
    <w:p w14:paraId="69ECE5A2" w14:textId="7C434B9A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B25EF7" w14:textId="2604E271" w:rsidR="07C01B11" w:rsidRPr="007C79DF" w:rsidRDefault="07C01B11" w:rsidP="00E17FE5">
      <w:pPr>
        <w:pStyle w:val="Cmsor1"/>
        <w:spacing w:before="0" w:after="0" w:line="360" w:lineRule="auto"/>
        <w:jc w:val="both"/>
        <w:rPr>
          <w:rFonts w:ascii="Times New Roman" w:eastAsia="Times New Roman" w:hAnsi="Times New Roman" w:cs="Times New Roman"/>
          <w:color w:val="auto"/>
        </w:rPr>
      </w:pPr>
      <w:bookmarkStart w:id="245" w:name="_Toc224296489"/>
      <w:r w:rsidRPr="007C79DF">
        <w:rPr>
          <w:rFonts w:ascii="Times New Roman" w:eastAsia="Times New Roman" w:hAnsi="Times New Roman" w:cs="Times New Roman"/>
          <w:color w:val="auto"/>
        </w:rPr>
        <w:t>Teljes Rendelés (Order + Details + Product Info)</w:t>
      </w:r>
      <w:bookmarkEnd w:id="245"/>
    </w:p>
    <w:p w14:paraId="638C0803" w14:textId="529F3C8F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6A216A" w14:textId="5D1850D2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A1BA35A" w14:textId="75187110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28421AAB" w14:textId="176E41FA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o.order_id,</w:t>
      </w:r>
    </w:p>
    <w:p w14:paraId="34926F4A" w14:textId="366E0DEA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o.order_date,</w:t>
      </w:r>
    </w:p>
    <w:p w14:paraId="6713A09C" w14:textId="6C7278B8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CONCAT(o.first_name, ' ', o.last_name) AS customer,</w:t>
      </w:r>
    </w:p>
    <w:p w14:paraId="318601D0" w14:textId="4FA14885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o.email,</w:t>
      </w:r>
    </w:p>
    <w:p w14:paraId="20A53187" w14:textId="709E9CD4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p.name AS product_name,</w:t>
      </w:r>
    </w:p>
    <w:p w14:paraId="1A752ABC" w14:textId="43560D7A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od.quantity,</w:t>
      </w:r>
    </w:p>
    <w:p w14:paraId="675C66F7" w14:textId="3C08B368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od.price_at_purchase,</w:t>
      </w:r>
    </w:p>
    <w:p w14:paraId="4861D2AC" w14:textId="2376C430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(od.quantity * od.price_at_purchase) AS line_total,</w:t>
      </w:r>
    </w:p>
    <w:p w14:paraId="7BE7E459" w14:textId="0821797B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o.total_amount,</w:t>
      </w:r>
    </w:p>
    <w:p w14:paraId="7B585189" w14:textId="6FB42D69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o.status</w:t>
      </w:r>
    </w:p>
    <w:p w14:paraId="1465FCDA" w14:textId="41C8CDC7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FROM orders o</w:t>
      </w:r>
    </w:p>
    <w:p w14:paraId="4F389DA8" w14:textId="1E296BEB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LEFT JOIN orderdetails od ON o.order_id = od.order_id</w:t>
      </w:r>
    </w:p>
    <w:p w14:paraId="10B9255F" w14:textId="206B416B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LEFT JOIN products p ON od.product_id = p.product_id</w:t>
      </w:r>
    </w:p>
    <w:p w14:paraId="49B752E8" w14:textId="28A2B7B7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 BY o.order_date DESC;</w:t>
      </w:r>
    </w:p>
    <w:p w14:paraId="6A9C715E" w14:textId="1C877E1C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72A327" w14:textId="615D0273" w:rsidR="008D465D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a lekérdezés összes rendelést megmutatja minden részlettel, ideális a rendelések áttekintéséhez.</w:t>
      </w:r>
    </w:p>
    <w:p w14:paraId="4833E51F" w14:textId="77777777" w:rsidR="008D465D" w:rsidRPr="007C79DF" w:rsidRDefault="008D465D">
      <w:pPr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79075DF" w14:textId="67CE8895" w:rsidR="07C01B11" w:rsidRPr="007C79DF" w:rsidRDefault="07C01B11" w:rsidP="00E17FE5">
      <w:pPr>
        <w:pStyle w:val="Cmsor1"/>
        <w:spacing w:before="0" w:after="0" w:line="360" w:lineRule="auto"/>
        <w:jc w:val="both"/>
        <w:rPr>
          <w:rStyle w:val="Cmsor1Char"/>
          <w:rFonts w:ascii="Times New Roman" w:eastAsia="Times New Roman" w:hAnsi="Times New Roman" w:cs="Times New Roman"/>
          <w:color w:val="auto"/>
        </w:rPr>
      </w:pPr>
      <w:bookmarkStart w:id="246" w:name="_Toc224296490"/>
      <w:r w:rsidRPr="007C79DF">
        <w:rPr>
          <w:rFonts w:ascii="Times New Roman" w:hAnsi="Times New Roman" w:cs="Times New Roman"/>
          <w:color w:val="auto"/>
        </w:rPr>
        <w:lastRenderedPageBreak/>
        <w:t xml:space="preserve">Felhasználó </w:t>
      </w:r>
      <w:r w:rsidR="008D465D" w:rsidRPr="007C79DF">
        <w:rPr>
          <w:rFonts w:ascii="Times New Roman" w:hAnsi="Times New Roman" w:cs="Times New Roman"/>
          <w:color w:val="auto"/>
        </w:rPr>
        <w:t>vásárlási története</w:t>
      </w:r>
      <w:bookmarkEnd w:id="246"/>
    </w:p>
    <w:p w14:paraId="65F04C5D" w14:textId="1928F722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5A526F" w14:textId="41C72549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11D101F1" w14:textId="792D8822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4D05DB2F" w14:textId="3ECB619B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u.username,</w:t>
      </w:r>
    </w:p>
    <w:p w14:paraId="4F3C870D" w14:textId="2E85699D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COUNT(o.order_id) AS total_orders,</w:t>
      </w:r>
    </w:p>
    <w:p w14:paraId="10167DF2" w14:textId="56AFA3ED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SUM(o.total_amount) AS total_spent,</w:t>
      </w:r>
    </w:p>
    <w:p w14:paraId="354A0E09" w14:textId="68BA2B23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MAX(o.order_date) AS last_order_date</w:t>
      </w:r>
    </w:p>
    <w:p w14:paraId="416E5B6D" w14:textId="7B68E975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FROM users u</w:t>
      </w:r>
    </w:p>
    <w:p w14:paraId="60C88014" w14:textId="30767471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LEFT JOIN orders o ON u.user_id = o.user_id</w:t>
      </w:r>
    </w:p>
    <w:p w14:paraId="00B6B4DA" w14:textId="120F964D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GROUP BY u.user_id, u.username</w:t>
      </w:r>
    </w:p>
    <w:p w14:paraId="693D9331" w14:textId="096480FE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 BY total_spent DESC;</w:t>
      </w:r>
    </w:p>
    <w:p w14:paraId="3864926D" w14:textId="511ECBB1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FE2A06" w14:textId="5848AB7B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a lekérdezés minden felhasználóra mutatja a rendelések számát és teljes költségét.</w:t>
      </w:r>
    </w:p>
    <w:p w14:paraId="29FC8123" w14:textId="6B04B361" w:rsidR="3423F4D4" w:rsidRPr="007C79DF" w:rsidRDefault="3423F4D4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228E90" w14:textId="6E1BB7B1" w:rsidR="07C01B11" w:rsidRPr="007C79DF" w:rsidRDefault="07C01B11" w:rsidP="00E17FE5">
      <w:pPr>
        <w:pStyle w:val="Cmsor1"/>
        <w:spacing w:before="0" w:after="0" w:line="360" w:lineRule="auto"/>
        <w:jc w:val="both"/>
        <w:rPr>
          <w:rStyle w:val="Cmsor1Char"/>
          <w:rFonts w:ascii="Times New Roman" w:eastAsia="Times New Roman" w:hAnsi="Times New Roman" w:cs="Times New Roman"/>
          <w:color w:val="auto"/>
        </w:rPr>
      </w:pPr>
      <w:bookmarkStart w:id="247" w:name="_Toc224296491"/>
      <w:r w:rsidRPr="007C79DF">
        <w:rPr>
          <w:rFonts w:ascii="Times New Roman" w:hAnsi="Times New Roman" w:cs="Times New Roman"/>
          <w:color w:val="auto"/>
        </w:rPr>
        <w:t xml:space="preserve">Készlet </w:t>
      </w:r>
      <w:r w:rsidR="008D465D" w:rsidRPr="007C79DF">
        <w:rPr>
          <w:rFonts w:ascii="Times New Roman" w:hAnsi="Times New Roman" w:cs="Times New Roman"/>
          <w:color w:val="auto"/>
        </w:rPr>
        <w:t>nyilvántartás (hardware + kulcsok + kártyák)</w:t>
      </w:r>
      <w:bookmarkEnd w:id="247"/>
    </w:p>
    <w:p w14:paraId="7F1198CB" w14:textId="2752BB14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34A40" w14:textId="265C514D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1332DCA5" w14:textId="679FD76F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368FE58E" w14:textId="00FF0A95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p.product_id,</w:t>
      </w:r>
    </w:p>
    <w:p w14:paraId="084B7C3E" w14:textId="3F99C047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p.name,</w:t>
      </w:r>
    </w:p>
    <w:p w14:paraId="60E526CB" w14:textId="62CD553E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p.category,</w:t>
      </w:r>
    </w:p>
    <w:p w14:paraId="5A2F075E" w14:textId="32354D49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p.price,</w:t>
      </w:r>
    </w:p>
    <w:p w14:paraId="5C83D1F4" w14:textId="6C2BA31B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p.stock,</w:t>
      </w:r>
    </w:p>
    <w:p w14:paraId="5ACFA7B1" w14:textId="6AE1B06F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CASE </w:t>
      </w:r>
    </w:p>
    <w:p w14:paraId="0784AB86" w14:textId="5DEB1311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WHEN p.category = 'gamekey' THEN </w:t>
      </w:r>
    </w:p>
    <w:p w14:paraId="4E1114F5" w14:textId="09DF9EED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(SELECT COUNT(*) FROM gamekeys WHERE product_id = p.product_id AND is_used = 0)</w:t>
      </w:r>
    </w:p>
    <w:p w14:paraId="53FCDAF0" w14:textId="38277691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WHEN p.category = 'giftcard' THEN </w:t>
      </w:r>
    </w:p>
    <w:p w14:paraId="6F2981EE" w14:textId="66F32F34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   (SELECT COUNT(*) FROM giftcards WHERE product_id = p.product_id AND is_used = 0)</w:t>
      </w:r>
    </w:p>
    <w:p w14:paraId="5BD092B6" w14:textId="3FB5B06F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ELSE p.stock</w:t>
      </w:r>
    </w:p>
    <w:p w14:paraId="086AD1B7" w14:textId="42E0D7FA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>END AS available_units</w:t>
      </w:r>
    </w:p>
    <w:p w14:paraId="40A4636B" w14:textId="1DBBB65C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FROM products p</w:t>
      </w:r>
    </w:p>
    <w:p w14:paraId="5DC23C93" w14:textId="25CFF860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WHERE p.is_active = 1</w:t>
      </w:r>
    </w:p>
    <w:p w14:paraId="605BC97B" w14:textId="4987E5F5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ORDER BY p.category, p.price;</w:t>
      </w:r>
    </w:p>
    <w:p w14:paraId="0E9526A2" w14:textId="1BC7BF10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EC0A32" w14:textId="7C0A7FD3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 megmutatja az összes elérhető termék készletét, akár hardver, akár digitális termék.</w:t>
      </w:r>
    </w:p>
    <w:p w14:paraId="4A76B2D8" w14:textId="2025E922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C8A987" w14:textId="39D4AB18" w:rsidR="07C01B11" w:rsidRPr="007C79DF" w:rsidRDefault="07C01B11" w:rsidP="00E17FE5">
      <w:pPr>
        <w:pStyle w:val="Cmsor1"/>
        <w:spacing w:before="0" w:after="0" w:line="360" w:lineRule="auto"/>
        <w:jc w:val="both"/>
        <w:rPr>
          <w:rStyle w:val="Cmsor1Char"/>
          <w:rFonts w:ascii="Times New Roman" w:eastAsia="Times New Roman" w:hAnsi="Times New Roman" w:cs="Times New Roman"/>
          <w:color w:val="auto"/>
        </w:rPr>
      </w:pPr>
      <w:bookmarkStart w:id="248" w:name="_Toc224296492"/>
      <w:r w:rsidRPr="007C79DF">
        <w:rPr>
          <w:rFonts w:ascii="Times New Roman" w:hAnsi="Times New Roman" w:cs="Times New Roman"/>
          <w:color w:val="auto"/>
        </w:rPr>
        <w:t xml:space="preserve">Teljesítmény </w:t>
      </w:r>
      <w:r w:rsidR="008D465D" w:rsidRPr="007C79DF">
        <w:rPr>
          <w:rFonts w:ascii="Times New Roman" w:hAnsi="Times New Roman" w:cs="Times New Roman"/>
          <w:color w:val="auto"/>
        </w:rPr>
        <w:t>optimalizálás és indexek</w:t>
      </w:r>
      <w:bookmarkEnd w:id="248"/>
    </w:p>
    <w:p w14:paraId="2E1B46CD" w14:textId="5AC0A6A3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DB0CB8" w14:textId="6F67C536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Az adatbázisban az alábbi indexek vannak definiálva:</w:t>
      </w:r>
    </w:p>
    <w:p w14:paraId="20EA17BE" w14:textId="092599D2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00DF97" w14:textId="1044D48B" w:rsidR="07C01B11" w:rsidRPr="007C79DF" w:rsidRDefault="07C01B11" w:rsidP="00E17FE5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Elsődleges kulcsok (PRIMARY KEY): Minden táblán egyedi azonosítást biztosítanak.</w:t>
      </w:r>
    </w:p>
    <w:p w14:paraId="425A0966" w14:textId="0848FEB1" w:rsidR="07C01B11" w:rsidRPr="007C79DF" w:rsidRDefault="07C01B11" w:rsidP="00E17FE5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Idegen kulcsok (FOREIGN KEY): A relacionális integritást biztosítják.</w:t>
      </w:r>
    </w:p>
    <w:p w14:paraId="724E14CD" w14:textId="27788755" w:rsidR="07C01B11" w:rsidRPr="007C79DF" w:rsidRDefault="07C01B11" w:rsidP="00E17FE5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Egyedi indexek (UNIQUE KEY): </w:t>
      </w:r>
    </w:p>
    <w:p w14:paraId="19D6E99F" w14:textId="393704F4" w:rsidR="07C01B11" w:rsidRPr="007C79DF" w:rsidRDefault="07C01B11" w:rsidP="00E17FE5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`username` (users)</w:t>
      </w:r>
    </w:p>
    <w:p w14:paraId="7821A4CF" w14:textId="3DC74CFA" w:rsidR="07C01B11" w:rsidRPr="007C79DF" w:rsidRDefault="07C01B11" w:rsidP="00E17FE5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`email` (users, orders) </w:t>
      </w:r>
    </w:p>
    <w:p w14:paraId="69E5C107" w14:textId="730BF16E" w:rsidR="07C01B11" w:rsidRPr="007C79DF" w:rsidRDefault="07C01B11" w:rsidP="00E17FE5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 `code` (gamekeys, giftcards)</w:t>
      </w:r>
    </w:p>
    <w:p w14:paraId="4E1353FC" w14:textId="3AF47528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C2CB9A" w14:textId="2F6931A6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Ezek az indexek biztosítják a gyors lekérdezéseket és az adatok konzisztenciáját.</w:t>
      </w:r>
    </w:p>
    <w:p w14:paraId="29A30DAD" w14:textId="202C3333" w:rsidR="07C01B11" w:rsidRPr="007C79DF" w:rsidRDefault="008D465D" w:rsidP="00E17FE5">
      <w:pPr>
        <w:pStyle w:val="Cmsor1"/>
        <w:spacing w:before="0" w:after="0" w:line="360" w:lineRule="auto"/>
        <w:jc w:val="both"/>
        <w:rPr>
          <w:rStyle w:val="Cmsor1Char"/>
          <w:rFonts w:ascii="Times New Roman" w:eastAsia="Times New Roman" w:hAnsi="Times New Roman" w:cs="Times New Roman"/>
          <w:color w:val="auto"/>
        </w:rPr>
      </w:pPr>
      <w:bookmarkStart w:id="249" w:name="_Toc224296493"/>
      <w:r w:rsidRPr="007C79DF">
        <w:rPr>
          <w:rFonts w:ascii="Times New Roman" w:hAnsi="Times New Roman" w:cs="Times New Roman"/>
          <w:color w:val="auto"/>
        </w:rPr>
        <w:t>Biztonsági megjegyzések</w:t>
      </w:r>
      <w:bookmarkEnd w:id="249"/>
    </w:p>
    <w:p w14:paraId="2C948B28" w14:textId="4CEE6632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5B0D7" w14:textId="089EF322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1. Jelszó titkosítás: Az users táblában az összes jelszó bcrypt algoritmussal van titkosítva (2b$10$ hash formato).</w:t>
      </w:r>
    </w:p>
    <w:p w14:paraId="72304A3B" w14:textId="1E55E586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2. UTF-8 kódolás: Az adatbázis UTF-8mb4 karakterkódolást használ, amely támogatja az összes különleges karaktert és emojit.</w:t>
      </w:r>
    </w:p>
    <w:p w14:paraId="04B50A78" w14:textId="78531B6E" w:rsidR="07C01B11" w:rsidRPr="007C79DF" w:rsidRDefault="07C01B11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>3. Felhasználói adatok: Az orders táblában személyes összegek óvottan vannak tárolva.</w:t>
      </w:r>
    </w:p>
    <w:p w14:paraId="31C7119A" w14:textId="603D2577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EDB08A" w14:textId="585E3D3B" w:rsidR="07C01B11" w:rsidRPr="007C79DF" w:rsidRDefault="07C01B11" w:rsidP="00E17FE5">
      <w:pPr>
        <w:spacing w:after="0" w:line="360" w:lineRule="auto"/>
        <w:jc w:val="both"/>
        <w:rPr>
          <w:rStyle w:val="Cmsor1Char"/>
          <w:rFonts w:ascii="Times New Roman" w:eastAsia="Times New Roman" w:hAnsi="Times New Roman" w:cs="Times New Roman"/>
          <w:color w:val="auto"/>
        </w:rPr>
      </w:pPr>
      <w:bookmarkStart w:id="250" w:name="_Toc224296494"/>
      <w:r w:rsidRPr="007C79DF">
        <w:rPr>
          <w:rStyle w:val="Cmsor1Char"/>
          <w:rFonts w:ascii="Times New Roman" w:hAnsi="Times New Roman" w:cs="Times New Roman"/>
          <w:color w:val="auto"/>
        </w:rPr>
        <w:t xml:space="preserve">Jelenlegi </w:t>
      </w:r>
      <w:r w:rsidR="008D465D" w:rsidRPr="007C79DF">
        <w:rPr>
          <w:rStyle w:val="Cmsor1Char"/>
          <w:rFonts w:ascii="Times New Roman" w:hAnsi="Times New Roman" w:cs="Times New Roman"/>
          <w:color w:val="auto"/>
        </w:rPr>
        <w:t>adatok összefoglalása</w:t>
      </w:r>
      <w:bookmarkEnd w:id="250"/>
    </w:p>
    <w:p w14:paraId="45B00FA4" w14:textId="4D659627" w:rsidR="586AF7E6" w:rsidRPr="007C79DF" w:rsidRDefault="586AF7E6" w:rsidP="00E17FE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ECB2BA" w14:textId="27A2F0F7" w:rsidR="07C01B11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Felhasználók: 3 (simon, marcell, hunor)</w:t>
      </w:r>
    </w:p>
    <w:p w14:paraId="52BFC88A" w14:textId="0C36DA6F" w:rsidR="07C01B11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Termékek: 75 aktív termék</w:t>
      </w:r>
    </w:p>
    <w:p w14:paraId="4650EC85" w14:textId="27921E3F" w:rsidR="07C01B11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Hardware: 26</w:t>
      </w:r>
    </w:p>
    <w:p w14:paraId="18E744F6" w14:textId="5615DDD8" w:rsidR="07C01B11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Játékkulcsok: 25</w:t>
      </w:r>
    </w:p>
    <w:p w14:paraId="3871F71E" w14:textId="2BEBBD45" w:rsidR="07C01B11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Ajándékkártyák: 24</w:t>
      </w:r>
    </w:p>
    <w:p w14:paraId="2734FDF8" w14:textId="4AE94D27" w:rsidR="07C01B11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Rendelések: 4 függőben lévő rendelés</w:t>
      </w:r>
    </w:p>
    <w:p w14:paraId="4C1ED339" w14:textId="5E3388BC" w:rsidR="07C01B11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Rendelés sorok: 5</w:t>
      </w:r>
    </w:p>
    <w:p w14:paraId="392B24A6" w14:textId="480D7770" w:rsidR="07C01B11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Játékkulcsok: 25 (mind felhasználatlan)</w:t>
      </w:r>
    </w:p>
    <w:p w14:paraId="687422AF" w14:textId="3D440778" w:rsidR="586AF7E6" w:rsidRPr="007C79DF" w:rsidRDefault="07C01B11" w:rsidP="00E17FE5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79DF">
        <w:rPr>
          <w:rFonts w:ascii="Times New Roman" w:eastAsia="Times New Roman" w:hAnsi="Times New Roman" w:cs="Times New Roman"/>
          <w:sz w:val="24"/>
          <w:szCs w:val="24"/>
        </w:rPr>
        <w:t xml:space="preserve">  Ajándékkártyák: 25 (mind felhasználatlan)</w:t>
      </w:r>
    </w:p>
    <w:p w14:paraId="75DF4EBF" w14:textId="52F5583B" w:rsidR="00C40353" w:rsidRPr="00F572EF" w:rsidRDefault="008D465D" w:rsidP="00F572EF">
      <w:pPr>
        <w:pStyle w:val="Cmsor1"/>
      </w:pPr>
      <w:bookmarkStart w:id="251" w:name="_Toc224296495"/>
      <w:r w:rsidRPr="00F572EF">
        <w:rPr>
          <w:color w:val="auto"/>
        </w:rPr>
        <w:t>Források</w:t>
      </w:r>
      <w:bookmarkEnd w:id="251"/>
    </w:p>
    <w:p w14:paraId="15EB3526" w14:textId="77777777" w:rsidR="007C79DF" w:rsidRPr="007C79DF" w:rsidRDefault="007C79DF" w:rsidP="007C79DF">
      <w:pPr>
        <w:pStyle w:val="Cmsor2"/>
      </w:pPr>
      <w:bookmarkStart w:id="252" w:name="_Toc224296496"/>
      <w:r w:rsidRPr="007C79DF">
        <w:t>Technológiák és Keretrendszerek</w:t>
      </w:r>
      <w:bookmarkEnd w:id="252"/>
    </w:p>
    <w:p w14:paraId="7B62B5A3" w14:textId="77777777" w:rsidR="007C79DF" w:rsidRPr="00F572EF" w:rsidRDefault="007C79DF" w:rsidP="00F572EF">
      <w:pPr>
        <w:pStyle w:val="Cmsor2"/>
      </w:pPr>
      <w:bookmarkStart w:id="253" w:name="_Toc224296497"/>
      <w:r w:rsidRPr="00F572EF">
        <w:t>Backend:</w:t>
      </w:r>
      <w:bookmarkEnd w:id="253"/>
    </w:p>
    <w:p w14:paraId="14DF2F52" w14:textId="77777777" w:rsidR="007C79DF" w:rsidRPr="007C79DF" w:rsidRDefault="007C79DF" w:rsidP="007C79DF">
      <w:pPr>
        <w:pStyle w:val="NormlWeb"/>
        <w:numPr>
          <w:ilvl w:val="0"/>
          <w:numId w:val="32"/>
        </w:numPr>
      </w:pPr>
      <w:r w:rsidRPr="007C79DF">
        <w:t>Node.js: JavaScript runtime környezet a szerveroldali alkalmazáshoz</w:t>
      </w:r>
    </w:p>
    <w:p w14:paraId="51270F11" w14:textId="77777777" w:rsidR="007C79DF" w:rsidRPr="007C79DF" w:rsidRDefault="007C79DF" w:rsidP="007C79DF">
      <w:pPr>
        <w:pStyle w:val="NormlWeb"/>
        <w:numPr>
          <w:ilvl w:val="0"/>
          <w:numId w:val="32"/>
        </w:numPr>
      </w:pPr>
      <w:r w:rsidRPr="007C79DF">
        <w:t>Express.js: Web alkalmazás keretrendszer REST API-k létrehozására</w:t>
      </w:r>
    </w:p>
    <w:p w14:paraId="6279D471" w14:textId="77777777" w:rsidR="007C79DF" w:rsidRPr="007C79DF" w:rsidRDefault="007C79DF" w:rsidP="007C79DF">
      <w:pPr>
        <w:pStyle w:val="NormlWeb"/>
        <w:numPr>
          <w:ilvl w:val="0"/>
          <w:numId w:val="32"/>
        </w:numPr>
      </w:pPr>
      <w:r w:rsidRPr="007C79DF">
        <w:t>Sequelize: Promise</w:t>
      </w:r>
      <w:r w:rsidRPr="007C79DF">
        <w:noBreakHyphen/>
        <w:t>alapú Node.js ORM MySQL adatbázisokhoz</w:t>
      </w:r>
    </w:p>
    <w:p w14:paraId="76D7E803" w14:textId="77777777" w:rsidR="007C79DF" w:rsidRPr="007C79DF" w:rsidRDefault="007C79DF" w:rsidP="007C79DF">
      <w:pPr>
        <w:pStyle w:val="NormlWeb"/>
        <w:numPr>
          <w:ilvl w:val="0"/>
          <w:numId w:val="32"/>
        </w:numPr>
      </w:pPr>
      <w:r w:rsidRPr="007C79DF">
        <w:t>JWT (JSON Web Tokens): Biztonságos felhasználói autentikáció és autorizáció</w:t>
      </w:r>
    </w:p>
    <w:p w14:paraId="53ECA9AF" w14:textId="77777777" w:rsidR="007C79DF" w:rsidRPr="007C79DF" w:rsidRDefault="007C79DF" w:rsidP="007C79DF">
      <w:pPr>
        <w:pStyle w:val="NormlWeb"/>
        <w:numPr>
          <w:ilvl w:val="0"/>
          <w:numId w:val="32"/>
        </w:numPr>
      </w:pPr>
      <w:r w:rsidRPr="007C79DF">
        <w:t>bcrypt: Jelszavak biztonságos titkosítása</w:t>
      </w:r>
    </w:p>
    <w:p w14:paraId="39367C4F" w14:textId="77777777" w:rsidR="007C79DF" w:rsidRPr="00F572EF" w:rsidRDefault="007C79DF" w:rsidP="00F572EF">
      <w:pPr>
        <w:pStyle w:val="Cmsor2"/>
      </w:pPr>
      <w:bookmarkStart w:id="254" w:name="_Toc224296498"/>
      <w:r w:rsidRPr="00F572EF">
        <w:t>Frontend:</w:t>
      </w:r>
      <w:bookmarkEnd w:id="254"/>
    </w:p>
    <w:p w14:paraId="7A4BC574" w14:textId="77777777" w:rsidR="007C79DF" w:rsidRPr="007C79DF" w:rsidRDefault="007C79DF" w:rsidP="007C79DF">
      <w:pPr>
        <w:pStyle w:val="NormlWeb"/>
        <w:numPr>
          <w:ilvl w:val="0"/>
          <w:numId w:val="33"/>
        </w:numPr>
      </w:pPr>
      <w:r w:rsidRPr="007C79DF">
        <w:t>Angular 17.3.0: TypeScript</w:t>
      </w:r>
      <w:r w:rsidRPr="007C79DF">
        <w:noBreakHyphen/>
        <w:t>alapú web alkalmazás keretrendszer</w:t>
      </w:r>
    </w:p>
    <w:p w14:paraId="47E2DC6A" w14:textId="77777777" w:rsidR="007C79DF" w:rsidRPr="007C79DF" w:rsidRDefault="007C79DF" w:rsidP="007C79DF">
      <w:pPr>
        <w:pStyle w:val="NormlWeb"/>
        <w:numPr>
          <w:ilvl w:val="0"/>
          <w:numId w:val="33"/>
        </w:numPr>
      </w:pPr>
      <w:r w:rsidRPr="007C79DF">
        <w:t>Angular Material: UI komponens könyvtár modern, reszponzív felületekhez</w:t>
      </w:r>
    </w:p>
    <w:p w14:paraId="652EB04A" w14:textId="77777777" w:rsidR="007C79DF" w:rsidRPr="007C79DF" w:rsidRDefault="007C79DF" w:rsidP="007C79DF">
      <w:pPr>
        <w:pStyle w:val="NormlWeb"/>
        <w:numPr>
          <w:ilvl w:val="0"/>
          <w:numId w:val="33"/>
        </w:numPr>
      </w:pPr>
      <w:r w:rsidRPr="007C79DF">
        <w:t>RxJS: Reaktív programozási könyvtár aszinkron műveletek kezelésére</w:t>
      </w:r>
    </w:p>
    <w:p w14:paraId="4B2DE24C" w14:textId="77777777" w:rsidR="007C79DF" w:rsidRPr="00F572EF" w:rsidRDefault="007C79DF" w:rsidP="00F572EF">
      <w:pPr>
        <w:pStyle w:val="Cmsor2"/>
      </w:pPr>
      <w:bookmarkStart w:id="255" w:name="_Toc224296499"/>
      <w:r w:rsidRPr="00F572EF">
        <w:t>Adatbázis:</w:t>
      </w:r>
      <w:bookmarkEnd w:id="255"/>
    </w:p>
    <w:p w14:paraId="3A4F482A" w14:textId="77777777" w:rsidR="007C79DF" w:rsidRPr="007C79DF" w:rsidRDefault="007C79DF" w:rsidP="007C79DF">
      <w:pPr>
        <w:pStyle w:val="NormlWeb"/>
        <w:numPr>
          <w:ilvl w:val="0"/>
          <w:numId w:val="34"/>
        </w:numPr>
      </w:pPr>
      <w:r w:rsidRPr="007C79DF">
        <w:t>MariaDB 10.4.32: Relációs adatbázis</w:t>
      </w:r>
      <w:r w:rsidRPr="007C79DF">
        <w:noBreakHyphen/>
        <w:t>kezelő rendszer MySQL kompatibilitással</w:t>
      </w:r>
    </w:p>
    <w:p w14:paraId="0E9042D6" w14:textId="77777777" w:rsidR="007C79DF" w:rsidRPr="007C79DF" w:rsidRDefault="007C79DF" w:rsidP="007C79DF">
      <w:pPr>
        <w:pStyle w:val="NormlWeb"/>
        <w:numPr>
          <w:ilvl w:val="0"/>
          <w:numId w:val="34"/>
        </w:numPr>
      </w:pPr>
      <w:r w:rsidRPr="007C79DF">
        <w:t>MySQL2: Node.js driver MariaDB/MySQL kapcsolatokhoz</w:t>
      </w:r>
    </w:p>
    <w:p w14:paraId="4F60BB79" w14:textId="77777777" w:rsidR="007C79DF" w:rsidRPr="007C79DF" w:rsidRDefault="007C79DF" w:rsidP="007C79DF">
      <w:pPr>
        <w:pStyle w:val="Cmsor2"/>
      </w:pPr>
      <w:bookmarkStart w:id="256" w:name="_Toc224296500"/>
      <w:r w:rsidRPr="007C79DF">
        <w:t>Programozási Nyelvek</w:t>
      </w:r>
      <w:bookmarkEnd w:id="256"/>
    </w:p>
    <w:p w14:paraId="4D04DF7B" w14:textId="77777777" w:rsidR="007C79DF" w:rsidRPr="007C79DF" w:rsidRDefault="007C79DF" w:rsidP="007C79DF">
      <w:pPr>
        <w:pStyle w:val="NormlWeb"/>
        <w:numPr>
          <w:ilvl w:val="0"/>
          <w:numId w:val="35"/>
        </w:numPr>
      </w:pPr>
      <w:r w:rsidRPr="007C79DF">
        <w:t>JavaScript (ES6+): Backend logika és API végpontok</w:t>
      </w:r>
    </w:p>
    <w:p w14:paraId="4EFE594F" w14:textId="77777777" w:rsidR="007C79DF" w:rsidRPr="007C79DF" w:rsidRDefault="007C79DF" w:rsidP="007C79DF">
      <w:pPr>
        <w:pStyle w:val="NormlWeb"/>
        <w:numPr>
          <w:ilvl w:val="0"/>
          <w:numId w:val="35"/>
        </w:numPr>
      </w:pPr>
      <w:r w:rsidRPr="007C79DF">
        <w:t>TypeScript 5.4.2: Frontend fejlesztés típusbiztonsággal</w:t>
      </w:r>
    </w:p>
    <w:p w14:paraId="0EB50D8F" w14:textId="77777777" w:rsidR="007C79DF" w:rsidRPr="007C79DF" w:rsidRDefault="007C79DF" w:rsidP="007C79DF">
      <w:pPr>
        <w:pStyle w:val="NormlWeb"/>
        <w:numPr>
          <w:ilvl w:val="0"/>
          <w:numId w:val="35"/>
        </w:numPr>
      </w:pPr>
      <w:r w:rsidRPr="007C79DF">
        <w:t>SQL: Adatbázis lekérdezések és séma definíciók</w:t>
      </w:r>
    </w:p>
    <w:p w14:paraId="52D5E2F7" w14:textId="77777777" w:rsidR="007C79DF" w:rsidRPr="007C79DF" w:rsidRDefault="007C79DF" w:rsidP="007C79DF">
      <w:pPr>
        <w:pStyle w:val="Cmsor2"/>
      </w:pPr>
      <w:bookmarkStart w:id="257" w:name="_Toc224296501"/>
      <w:r w:rsidRPr="007C79DF">
        <w:t>Fejlesztési Eszközök és Könyvtárak</w:t>
      </w:r>
      <w:bookmarkEnd w:id="257"/>
    </w:p>
    <w:p w14:paraId="72710A86" w14:textId="77777777" w:rsidR="007C79DF" w:rsidRPr="00F572EF" w:rsidRDefault="007C79DF" w:rsidP="007C79DF">
      <w:pPr>
        <w:pStyle w:val="Cmsor3"/>
        <w:rPr>
          <w:color w:val="auto"/>
        </w:rPr>
      </w:pPr>
      <w:bookmarkStart w:id="258" w:name="_Toc224296502"/>
      <w:r w:rsidRPr="00F572EF">
        <w:rPr>
          <w:color w:val="auto"/>
        </w:rPr>
        <w:t>Backend Dependencies:</w:t>
      </w:r>
      <w:bookmarkEnd w:id="258"/>
    </w:p>
    <w:p w14:paraId="75ADACFD" w14:textId="77777777" w:rsidR="007C79DF" w:rsidRPr="007C79DF" w:rsidRDefault="007C79DF" w:rsidP="007C79DF">
      <w:pPr>
        <w:pStyle w:val="NormlWeb"/>
        <w:numPr>
          <w:ilvl w:val="0"/>
          <w:numId w:val="36"/>
        </w:numPr>
      </w:pPr>
      <w:r w:rsidRPr="007C79DF">
        <w:t>cors: Cross</w:t>
      </w:r>
      <w:r w:rsidRPr="007C79DF">
        <w:noBreakHyphen/>
        <w:t>Origin Resource Sharing engedélyezése</w:t>
      </w:r>
    </w:p>
    <w:p w14:paraId="22D25EEC" w14:textId="77777777" w:rsidR="007C79DF" w:rsidRPr="007C79DF" w:rsidRDefault="007C79DF" w:rsidP="007C79DF">
      <w:pPr>
        <w:pStyle w:val="NormlWeb"/>
        <w:numPr>
          <w:ilvl w:val="0"/>
          <w:numId w:val="36"/>
        </w:numPr>
      </w:pPr>
      <w:r w:rsidRPr="007C79DF">
        <w:t>dotenv: Környezeti változók kezelése</w:t>
      </w:r>
    </w:p>
    <w:p w14:paraId="7B9044B2" w14:textId="77777777" w:rsidR="007C79DF" w:rsidRPr="007C79DF" w:rsidRDefault="007C79DF" w:rsidP="007C79DF">
      <w:pPr>
        <w:pStyle w:val="NormlWeb"/>
        <w:numPr>
          <w:ilvl w:val="0"/>
          <w:numId w:val="36"/>
        </w:numPr>
      </w:pPr>
      <w:r w:rsidRPr="007C79DF">
        <w:lastRenderedPageBreak/>
        <w:t>mysql2: Adatbázis kapcsolatok</w:t>
      </w:r>
    </w:p>
    <w:p w14:paraId="68A84D02" w14:textId="77777777" w:rsidR="007C79DF" w:rsidRPr="007C79DF" w:rsidRDefault="007C79DF" w:rsidP="007C79DF">
      <w:pPr>
        <w:pStyle w:val="NormlWeb"/>
        <w:numPr>
          <w:ilvl w:val="0"/>
          <w:numId w:val="36"/>
        </w:numPr>
      </w:pPr>
      <w:r w:rsidRPr="007C79DF">
        <w:t>sequelize: Adatbázis modellek és migrációk</w:t>
      </w:r>
    </w:p>
    <w:p w14:paraId="1B9F38BE" w14:textId="77777777" w:rsidR="007C79DF" w:rsidRPr="007C79DF" w:rsidRDefault="007C79DF" w:rsidP="007C79DF">
      <w:pPr>
        <w:pStyle w:val="NormlWeb"/>
        <w:numPr>
          <w:ilvl w:val="0"/>
          <w:numId w:val="36"/>
        </w:numPr>
      </w:pPr>
      <w:r w:rsidRPr="007C79DF">
        <w:t>sequelize-cli: Parancssori eszköz adatbázis műveletekhez</w:t>
      </w:r>
    </w:p>
    <w:p w14:paraId="4650A3E5" w14:textId="77777777" w:rsidR="007C79DF" w:rsidRPr="007C79DF" w:rsidRDefault="007C79DF" w:rsidP="007C79DF">
      <w:pPr>
        <w:pStyle w:val="NormlWeb"/>
        <w:numPr>
          <w:ilvl w:val="0"/>
          <w:numId w:val="36"/>
        </w:numPr>
      </w:pPr>
      <w:r w:rsidRPr="007C79DF">
        <w:t>jsonwebtoken: Token alapú autentikáció</w:t>
      </w:r>
    </w:p>
    <w:p w14:paraId="1EAC5DFD" w14:textId="77777777" w:rsidR="007C79DF" w:rsidRPr="007C79DF" w:rsidRDefault="007C79DF" w:rsidP="007C79DF">
      <w:pPr>
        <w:pStyle w:val="NormlWeb"/>
        <w:numPr>
          <w:ilvl w:val="0"/>
          <w:numId w:val="36"/>
        </w:numPr>
      </w:pPr>
      <w:r w:rsidRPr="007C79DF">
        <w:t>bcrypt: Jelszó hashelés</w:t>
      </w:r>
    </w:p>
    <w:p w14:paraId="559E6590" w14:textId="77777777" w:rsidR="007C79DF" w:rsidRPr="00F572EF" w:rsidRDefault="007C79DF" w:rsidP="007C79DF">
      <w:pPr>
        <w:pStyle w:val="Cmsor3"/>
        <w:rPr>
          <w:color w:val="auto"/>
        </w:rPr>
      </w:pPr>
      <w:bookmarkStart w:id="259" w:name="_Toc224296503"/>
      <w:r w:rsidRPr="00F572EF">
        <w:rPr>
          <w:color w:val="auto"/>
        </w:rPr>
        <w:t>Frontend Dependencies:</w:t>
      </w:r>
      <w:bookmarkEnd w:id="259"/>
    </w:p>
    <w:p w14:paraId="38AB170F" w14:textId="77777777" w:rsidR="007C79DF" w:rsidRPr="007C79DF" w:rsidRDefault="007C79DF" w:rsidP="007C79DF">
      <w:pPr>
        <w:pStyle w:val="NormlWeb"/>
        <w:numPr>
          <w:ilvl w:val="0"/>
          <w:numId w:val="37"/>
        </w:numPr>
      </w:pPr>
      <w:r w:rsidRPr="007C79DF">
        <w:t>@angular/core, @angular/common, @angular/router: Angular alap komponensek</w:t>
      </w:r>
    </w:p>
    <w:p w14:paraId="16A07ACF" w14:textId="77777777" w:rsidR="007C79DF" w:rsidRPr="007C79DF" w:rsidRDefault="007C79DF" w:rsidP="007C79DF">
      <w:pPr>
        <w:pStyle w:val="NormlWeb"/>
        <w:numPr>
          <w:ilvl w:val="0"/>
          <w:numId w:val="37"/>
        </w:numPr>
      </w:pPr>
      <w:r w:rsidRPr="007C79DF">
        <w:t>@angular/material, @angular/cdk: UI komponensek és fejlesztési eszközök</w:t>
      </w:r>
    </w:p>
    <w:p w14:paraId="2594214E" w14:textId="77777777" w:rsidR="007C79DF" w:rsidRPr="007C79DF" w:rsidRDefault="007C79DF" w:rsidP="007C79DF">
      <w:pPr>
        <w:pStyle w:val="NormlWeb"/>
        <w:numPr>
          <w:ilvl w:val="0"/>
          <w:numId w:val="37"/>
        </w:numPr>
      </w:pPr>
      <w:r w:rsidRPr="007C79DF">
        <w:t>@angular/forms: Reaktív és template</w:t>
      </w:r>
      <w:r w:rsidRPr="007C79DF">
        <w:noBreakHyphen/>
        <w:t>alapú űrlapok</w:t>
      </w:r>
    </w:p>
    <w:p w14:paraId="3ECE7977" w14:textId="77777777" w:rsidR="007C79DF" w:rsidRPr="007C79DF" w:rsidRDefault="007C79DF" w:rsidP="007C79DF">
      <w:pPr>
        <w:pStyle w:val="NormlWeb"/>
        <w:numPr>
          <w:ilvl w:val="0"/>
          <w:numId w:val="37"/>
        </w:numPr>
      </w:pPr>
      <w:r w:rsidRPr="007C79DF">
        <w:t>@angular/animations: Animációk támogatása</w:t>
      </w:r>
    </w:p>
    <w:p w14:paraId="121692B0" w14:textId="77777777" w:rsidR="007C79DF" w:rsidRPr="007C79DF" w:rsidRDefault="007C79DF" w:rsidP="007C79DF">
      <w:pPr>
        <w:pStyle w:val="NormlWeb"/>
        <w:numPr>
          <w:ilvl w:val="0"/>
          <w:numId w:val="37"/>
        </w:numPr>
      </w:pPr>
      <w:r w:rsidRPr="007C79DF">
        <w:t>rxjs: Objektum</w:t>
      </w:r>
      <w:r w:rsidRPr="007C79DF">
        <w:noBreakHyphen/>
        <w:t>orientált reaktív programozás</w:t>
      </w:r>
    </w:p>
    <w:p w14:paraId="07063638" w14:textId="77777777" w:rsidR="007C79DF" w:rsidRPr="007C79DF" w:rsidRDefault="007C79DF" w:rsidP="007C79DF">
      <w:pPr>
        <w:pStyle w:val="NormlWeb"/>
        <w:numPr>
          <w:ilvl w:val="0"/>
          <w:numId w:val="37"/>
        </w:numPr>
      </w:pPr>
      <w:r w:rsidRPr="007C79DF">
        <w:t>zone.js: Aszinkron műveletek kezelése</w:t>
      </w:r>
    </w:p>
    <w:p w14:paraId="145AB260" w14:textId="77777777" w:rsidR="007C79DF" w:rsidRPr="00F572EF" w:rsidRDefault="007C79DF" w:rsidP="007C79DF">
      <w:pPr>
        <w:pStyle w:val="Cmsor3"/>
        <w:rPr>
          <w:color w:val="auto"/>
        </w:rPr>
      </w:pPr>
      <w:bookmarkStart w:id="260" w:name="_Toc224296504"/>
      <w:r w:rsidRPr="00F572EF">
        <w:rPr>
          <w:color w:val="auto"/>
        </w:rPr>
        <w:t>Fejlesztési Eszközök:</w:t>
      </w:r>
      <w:bookmarkEnd w:id="260"/>
    </w:p>
    <w:p w14:paraId="7679D0E8" w14:textId="77777777" w:rsidR="007C79DF" w:rsidRPr="007C79DF" w:rsidRDefault="007C79DF" w:rsidP="007C79DF">
      <w:pPr>
        <w:pStyle w:val="NormlWeb"/>
        <w:numPr>
          <w:ilvl w:val="0"/>
          <w:numId w:val="38"/>
        </w:numPr>
      </w:pPr>
      <w:r w:rsidRPr="007C79DF">
        <w:t>Angular CLI: Projekt generálás, build és fejlesztési szerver</w:t>
      </w:r>
    </w:p>
    <w:p w14:paraId="3A5051C9" w14:textId="77777777" w:rsidR="007C79DF" w:rsidRPr="007C79DF" w:rsidRDefault="007C79DF" w:rsidP="007C79DF">
      <w:pPr>
        <w:pStyle w:val="NormlWeb"/>
        <w:numPr>
          <w:ilvl w:val="0"/>
          <w:numId w:val="38"/>
        </w:numPr>
      </w:pPr>
      <w:r w:rsidRPr="007C79DF">
        <w:t>Nodemon: Automatikus szerver újraindítás fejlesztéskor</w:t>
      </w:r>
    </w:p>
    <w:p w14:paraId="365E6F73" w14:textId="77777777" w:rsidR="007C79DF" w:rsidRPr="007C79DF" w:rsidRDefault="007C79DF" w:rsidP="007C79DF">
      <w:pPr>
        <w:pStyle w:val="NormlWeb"/>
        <w:numPr>
          <w:ilvl w:val="0"/>
          <w:numId w:val="38"/>
        </w:numPr>
      </w:pPr>
      <w:r w:rsidRPr="007C79DF">
        <w:t>TypeScript Compiler: TS kód JavaScript</w:t>
      </w:r>
      <w:r w:rsidRPr="007C79DF">
        <w:noBreakHyphen/>
        <w:t>re fordítása</w:t>
      </w:r>
    </w:p>
    <w:p w14:paraId="5FE66A0A" w14:textId="77777777" w:rsidR="007C79DF" w:rsidRPr="007C79DF" w:rsidRDefault="007C79DF" w:rsidP="007C79DF">
      <w:pPr>
        <w:pStyle w:val="NormlWeb"/>
        <w:numPr>
          <w:ilvl w:val="0"/>
          <w:numId w:val="38"/>
        </w:numPr>
      </w:pPr>
      <w:r w:rsidRPr="007C79DF">
        <w:t>Jasmine &amp; Karma: Unit tesztelés frontend számára</w:t>
      </w:r>
    </w:p>
    <w:p w14:paraId="257EE49D" w14:textId="77777777" w:rsidR="007C79DF" w:rsidRPr="007C79DF" w:rsidRDefault="007C79DF" w:rsidP="007C79DF">
      <w:pPr>
        <w:pStyle w:val="Cmsor2"/>
      </w:pPr>
      <w:bookmarkStart w:id="261" w:name="_Toc224296505"/>
      <w:r w:rsidRPr="007C79DF">
        <w:t>Projekt Struktúra és Konfiguráció</w:t>
      </w:r>
      <w:bookmarkEnd w:id="261"/>
    </w:p>
    <w:p w14:paraId="101532DB" w14:textId="77777777" w:rsidR="007C79DF" w:rsidRPr="00F572EF" w:rsidRDefault="007C79DF" w:rsidP="007C79DF">
      <w:pPr>
        <w:pStyle w:val="Cmsor3"/>
        <w:rPr>
          <w:color w:val="auto"/>
        </w:rPr>
      </w:pPr>
      <w:bookmarkStart w:id="262" w:name="_Toc224296506"/>
      <w:r w:rsidRPr="00F572EF">
        <w:rPr>
          <w:color w:val="auto"/>
        </w:rPr>
        <w:t>Backend Struktúra:</w:t>
      </w:r>
      <w:bookmarkEnd w:id="262"/>
    </w:p>
    <w:p w14:paraId="184CAA8B" w14:textId="77777777" w:rsidR="007C79DF" w:rsidRPr="007C79DF" w:rsidRDefault="007C79DF" w:rsidP="007C79DF">
      <w:pPr>
        <w:pStyle w:val="NormlWeb"/>
        <w:numPr>
          <w:ilvl w:val="0"/>
          <w:numId w:val="39"/>
        </w:numPr>
      </w:pPr>
      <w:r w:rsidRPr="007C79DF">
        <w:t>src/controllers/: Üzleti logika kezelők (auth, cart, checkout, order, product)</w:t>
      </w:r>
    </w:p>
    <w:p w14:paraId="503745B3" w14:textId="77777777" w:rsidR="007C79DF" w:rsidRPr="007C79DF" w:rsidRDefault="007C79DF" w:rsidP="007C79DF">
      <w:pPr>
        <w:pStyle w:val="NormlWeb"/>
        <w:numPr>
          <w:ilvl w:val="0"/>
          <w:numId w:val="39"/>
        </w:numPr>
      </w:pPr>
      <w:r w:rsidRPr="007C79DF">
        <w:t>src/models/: Sequelize adatbázis modellek</w:t>
      </w:r>
    </w:p>
    <w:p w14:paraId="7379CE7F" w14:textId="77777777" w:rsidR="007C79DF" w:rsidRPr="007C79DF" w:rsidRDefault="007C79DF" w:rsidP="007C79DF">
      <w:pPr>
        <w:pStyle w:val="NormlWeb"/>
        <w:numPr>
          <w:ilvl w:val="0"/>
          <w:numId w:val="39"/>
        </w:numPr>
      </w:pPr>
      <w:r w:rsidRPr="007C79DF">
        <w:t>src/routes/: API végpont definíciók</w:t>
      </w:r>
    </w:p>
    <w:p w14:paraId="22F3E29D" w14:textId="77777777" w:rsidR="007C79DF" w:rsidRPr="007C79DF" w:rsidRDefault="007C79DF" w:rsidP="007C79DF">
      <w:pPr>
        <w:pStyle w:val="NormlWeb"/>
        <w:numPr>
          <w:ilvl w:val="0"/>
          <w:numId w:val="39"/>
        </w:numPr>
      </w:pPr>
      <w:r w:rsidRPr="007C79DF">
        <w:t>src/middleware/: Hitelesítés és autorizáció middleware</w:t>
      </w:r>
      <w:r w:rsidRPr="007C79DF">
        <w:noBreakHyphen/>
        <w:t>ek</w:t>
      </w:r>
    </w:p>
    <w:p w14:paraId="014959E9" w14:textId="77777777" w:rsidR="007C79DF" w:rsidRPr="007C79DF" w:rsidRDefault="007C79DF" w:rsidP="007C79DF">
      <w:pPr>
        <w:pStyle w:val="NormlWeb"/>
        <w:numPr>
          <w:ilvl w:val="0"/>
          <w:numId w:val="39"/>
        </w:numPr>
      </w:pPr>
      <w:r w:rsidRPr="007C79DF">
        <w:t>database/: SQL dump és adatbázis séma</w:t>
      </w:r>
    </w:p>
    <w:p w14:paraId="760AEDF2" w14:textId="77777777" w:rsidR="007C79DF" w:rsidRPr="007C79DF" w:rsidRDefault="007C79DF" w:rsidP="007C79DF">
      <w:pPr>
        <w:pStyle w:val="NormlWeb"/>
        <w:numPr>
          <w:ilvl w:val="0"/>
          <w:numId w:val="39"/>
        </w:numPr>
      </w:pPr>
      <w:r w:rsidRPr="007C79DF">
        <w:t>uploads/: Feltöltött fájlok tárolása</w:t>
      </w:r>
    </w:p>
    <w:p w14:paraId="1C5766DC" w14:textId="77777777" w:rsidR="007C79DF" w:rsidRPr="00F572EF" w:rsidRDefault="007C79DF" w:rsidP="007C79DF">
      <w:pPr>
        <w:pStyle w:val="Cmsor3"/>
        <w:rPr>
          <w:color w:val="auto"/>
        </w:rPr>
      </w:pPr>
      <w:bookmarkStart w:id="263" w:name="_Toc224296507"/>
      <w:r w:rsidRPr="00F572EF">
        <w:rPr>
          <w:color w:val="auto"/>
        </w:rPr>
        <w:t>Frontend Struktúra:</w:t>
      </w:r>
      <w:bookmarkEnd w:id="263"/>
    </w:p>
    <w:p w14:paraId="6011D45F" w14:textId="77777777" w:rsidR="007C79DF" w:rsidRPr="007C79DF" w:rsidRDefault="007C79DF" w:rsidP="007C79DF">
      <w:pPr>
        <w:pStyle w:val="NormlWeb"/>
        <w:numPr>
          <w:ilvl w:val="0"/>
          <w:numId w:val="40"/>
        </w:numPr>
      </w:pPr>
      <w:r w:rsidRPr="007C79DF">
        <w:t>src/app/features/: Funkcionális modulok (auth, cart, checkout, home, orders, products, profile)</w:t>
      </w:r>
    </w:p>
    <w:p w14:paraId="270D212C" w14:textId="77777777" w:rsidR="007C79DF" w:rsidRPr="007C79DF" w:rsidRDefault="007C79DF" w:rsidP="007C79DF">
      <w:pPr>
        <w:pStyle w:val="NormlWeb"/>
        <w:numPr>
          <w:ilvl w:val="0"/>
          <w:numId w:val="40"/>
        </w:numPr>
      </w:pPr>
      <w:r w:rsidRPr="007C79DF">
        <w:t>src/app/services/: HTTP szolgáltatások API kommunikációhoz</w:t>
      </w:r>
    </w:p>
    <w:p w14:paraId="3DBE5499" w14:textId="77777777" w:rsidR="007C79DF" w:rsidRPr="007C79DF" w:rsidRDefault="007C79DF" w:rsidP="007C79DF">
      <w:pPr>
        <w:pStyle w:val="NormlWeb"/>
        <w:numPr>
          <w:ilvl w:val="0"/>
          <w:numId w:val="40"/>
        </w:numPr>
      </w:pPr>
      <w:r w:rsidRPr="007C79DF">
        <w:t>src/app/models/: TypeScript interfészek és típusdefiníciók</w:t>
      </w:r>
    </w:p>
    <w:p w14:paraId="49C05397" w14:textId="77777777" w:rsidR="007C79DF" w:rsidRPr="007C79DF" w:rsidRDefault="007C79DF" w:rsidP="007C79DF">
      <w:pPr>
        <w:pStyle w:val="NormlWeb"/>
        <w:numPr>
          <w:ilvl w:val="0"/>
          <w:numId w:val="40"/>
        </w:numPr>
      </w:pPr>
      <w:r w:rsidRPr="007C79DF">
        <w:t>src/app/shared/: Megosztott komponensek (header, cart-drawer, toast)</w:t>
      </w:r>
    </w:p>
    <w:p w14:paraId="725391CF" w14:textId="77777777" w:rsidR="007C79DF" w:rsidRPr="007C79DF" w:rsidRDefault="007C79DF" w:rsidP="007C79DF">
      <w:pPr>
        <w:pStyle w:val="NormlWeb"/>
        <w:numPr>
          <w:ilvl w:val="0"/>
          <w:numId w:val="40"/>
        </w:numPr>
      </w:pPr>
      <w:r w:rsidRPr="007C79DF">
        <w:t>src/app/core/: Alkalmazás szintű szolgáltatások (auth interceptor)</w:t>
      </w:r>
    </w:p>
    <w:p w14:paraId="0B0D96C2" w14:textId="77777777" w:rsidR="007C79DF" w:rsidRPr="007C79DF" w:rsidRDefault="007C79DF" w:rsidP="007C79DF">
      <w:pPr>
        <w:pStyle w:val="Cmsor2"/>
      </w:pPr>
      <w:bookmarkStart w:id="264" w:name="_Toc224296508"/>
      <w:r w:rsidRPr="007C79DF">
        <w:t>Környezeti Konfiguráció</w:t>
      </w:r>
      <w:bookmarkEnd w:id="264"/>
    </w:p>
    <w:p w14:paraId="235D3AF7" w14:textId="77777777" w:rsidR="007C79DF" w:rsidRPr="007C79DF" w:rsidRDefault="007C79DF" w:rsidP="007C79DF">
      <w:pPr>
        <w:pStyle w:val="NormlWeb"/>
        <w:numPr>
          <w:ilvl w:val="0"/>
          <w:numId w:val="41"/>
        </w:numPr>
      </w:pPr>
      <w:r w:rsidRPr="007C79DF">
        <w:t>Backend: .env fájl környezeti változókhoz (adatbázis kapcsolat, JWT secret, port)</w:t>
      </w:r>
    </w:p>
    <w:p w14:paraId="4AABC8D5" w14:textId="77777777" w:rsidR="007C79DF" w:rsidRPr="007C79DF" w:rsidRDefault="007C79DF" w:rsidP="007C79DF">
      <w:pPr>
        <w:pStyle w:val="NormlWeb"/>
        <w:numPr>
          <w:ilvl w:val="0"/>
          <w:numId w:val="41"/>
        </w:numPr>
      </w:pPr>
      <w:r w:rsidRPr="007C79DF">
        <w:t>Frontend: proxy.conf.json fejlesztési proxy konfiguráció API hívásokhoz</w:t>
      </w:r>
    </w:p>
    <w:p w14:paraId="3B446893" w14:textId="77777777" w:rsidR="007C79DF" w:rsidRPr="007C79DF" w:rsidRDefault="007C79DF" w:rsidP="007C79DF">
      <w:pPr>
        <w:pStyle w:val="NormlWeb"/>
        <w:numPr>
          <w:ilvl w:val="0"/>
          <w:numId w:val="41"/>
        </w:numPr>
      </w:pPr>
      <w:r w:rsidRPr="007C79DF">
        <w:t>Adatbázis: UTF</w:t>
      </w:r>
      <w:r w:rsidRPr="007C79DF">
        <w:noBreakHyphen/>
        <w:t>8mb4 karakterkódolás teljes Unicode támogatásért</w:t>
      </w:r>
    </w:p>
    <w:p w14:paraId="4A6C9709" w14:textId="77777777" w:rsidR="007C79DF" w:rsidRPr="007C79DF" w:rsidRDefault="007C79DF" w:rsidP="007C79DF">
      <w:pPr>
        <w:pStyle w:val="Cmsor2"/>
      </w:pPr>
      <w:bookmarkStart w:id="265" w:name="_Toc224296509"/>
      <w:r w:rsidRPr="007C79DF">
        <w:lastRenderedPageBreak/>
        <w:t>Verziókezelés és Deployment</w:t>
      </w:r>
      <w:bookmarkEnd w:id="265"/>
    </w:p>
    <w:p w14:paraId="42EB009F" w14:textId="77777777" w:rsidR="007C79DF" w:rsidRPr="007C79DF" w:rsidRDefault="007C79DF" w:rsidP="007C79DF">
      <w:pPr>
        <w:pStyle w:val="NormlWeb"/>
        <w:numPr>
          <w:ilvl w:val="0"/>
          <w:numId w:val="42"/>
        </w:numPr>
      </w:pPr>
      <w:r w:rsidRPr="007C79DF">
        <w:t>Git: Verziókezelés</w:t>
      </w:r>
    </w:p>
    <w:p w14:paraId="4C83B11F" w14:textId="77777777" w:rsidR="007C79DF" w:rsidRPr="007C79DF" w:rsidRDefault="007C79DF" w:rsidP="007C79DF">
      <w:pPr>
        <w:pStyle w:val="NormlWeb"/>
        <w:numPr>
          <w:ilvl w:val="0"/>
          <w:numId w:val="42"/>
        </w:numPr>
      </w:pPr>
      <w:r w:rsidRPr="007C79DF">
        <w:t>npm: Package management mindkét oldalon</w:t>
      </w:r>
    </w:p>
    <w:p w14:paraId="732ED889" w14:textId="77777777" w:rsidR="007C79DF" w:rsidRPr="007C79DF" w:rsidRDefault="007C79DF" w:rsidP="007C79DF">
      <w:pPr>
        <w:pStyle w:val="NormlWeb"/>
        <w:numPr>
          <w:ilvl w:val="0"/>
          <w:numId w:val="42"/>
        </w:numPr>
      </w:pPr>
      <w:r w:rsidRPr="007C79DF">
        <w:t>Node.js 18+: Minimum követelmény a backend futtatásához</w:t>
      </w:r>
    </w:p>
    <w:p w14:paraId="6735FDA6" w14:textId="77777777" w:rsidR="007C79DF" w:rsidRPr="007C79DF" w:rsidRDefault="007C79DF" w:rsidP="007C79DF">
      <w:pPr>
        <w:pStyle w:val="NormlWeb"/>
        <w:numPr>
          <w:ilvl w:val="0"/>
          <w:numId w:val="42"/>
        </w:numPr>
      </w:pPr>
      <w:r w:rsidRPr="007C79DF">
        <w:t>Angular 17+: Frontend keretrendszer verziója</w:t>
      </w:r>
    </w:p>
    <w:p w14:paraId="2946BA5C" w14:textId="77777777" w:rsidR="00F84627" w:rsidRPr="00F84627" w:rsidRDefault="00F84627" w:rsidP="00F572EF"/>
    <w:sectPr w:rsidR="00F84627" w:rsidRPr="00F84627" w:rsidSect="00F572EF">
      <w:footerReference w:type="default" r:id="rId16"/>
      <w:pgSz w:w="11906" w:h="16838"/>
      <w:pgMar w:top="1418" w:right="1418" w:bottom="136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B8CE4" w14:textId="77777777" w:rsidR="00C95E6B" w:rsidRDefault="00C95E6B" w:rsidP="004D33D9">
      <w:pPr>
        <w:spacing w:after="0" w:line="240" w:lineRule="auto"/>
      </w:pPr>
      <w:r>
        <w:separator/>
      </w:r>
    </w:p>
  </w:endnote>
  <w:endnote w:type="continuationSeparator" w:id="0">
    <w:p w14:paraId="7DD12BF8" w14:textId="77777777" w:rsidR="00C95E6B" w:rsidRDefault="00C95E6B" w:rsidP="004D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6444265"/>
      <w:docPartObj>
        <w:docPartGallery w:val="Page Numbers (Bottom of Page)"/>
        <w:docPartUnique/>
      </w:docPartObj>
    </w:sdtPr>
    <w:sdtEndPr/>
    <w:sdtContent>
      <w:p w14:paraId="227FE3B0" w14:textId="372174A3" w:rsidR="00F84627" w:rsidRDefault="00F8462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1E84">
          <w:rPr>
            <w:noProof/>
          </w:rPr>
          <w:t>4</w:t>
        </w:r>
        <w:r>
          <w:fldChar w:fldCharType="end"/>
        </w:r>
      </w:p>
    </w:sdtContent>
  </w:sdt>
  <w:p w14:paraId="3CF2D8B6" w14:textId="77777777" w:rsidR="00F84627" w:rsidRDefault="00F8462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DF4EA" w14:textId="77777777" w:rsidR="00C95E6B" w:rsidRDefault="00C95E6B" w:rsidP="004D33D9">
      <w:pPr>
        <w:spacing w:after="0" w:line="240" w:lineRule="auto"/>
      </w:pPr>
      <w:r>
        <w:separator/>
      </w:r>
    </w:p>
  </w:footnote>
  <w:footnote w:type="continuationSeparator" w:id="0">
    <w:p w14:paraId="29413643" w14:textId="77777777" w:rsidR="00C95E6B" w:rsidRDefault="00C95E6B" w:rsidP="004D3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1AFA"/>
    <w:multiLevelType w:val="hybridMultilevel"/>
    <w:tmpl w:val="C51A2D94"/>
    <w:lvl w:ilvl="0" w:tplc="DDBE54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1084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2B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BC5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1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48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09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36A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3AA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DCDD"/>
    <w:multiLevelType w:val="hybridMultilevel"/>
    <w:tmpl w:val="B99C38E0"/>
    <w:lvl w:ilvl="0" w:tplc="601432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99A7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6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CB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E6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24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CD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C6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4A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64153"/>
    <w:multiLevelType w:val="hybridMultilevel"/>
    <w:tmpl w:val="9E3C1120"/>
    <w:lvl w:ilvl="0" w:tplc="43A0A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FB4B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C0A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0C0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4C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4CF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88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A8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627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2979F"/>
    <w:multiLevelType w:val="hybridMultilevel"/>
    <w:tmpl w:val="6F883F20"/>
    <w:lvl w:ilvl="0" w:tplc="2140F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2A38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EC29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02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4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06C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0B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64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286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E62B4"/>
    <w:multiLevelType w:val="hybridMultilevel"/>
    <w:tmpl w:val="276E0D7C"/>
    <w:lvl w:ilvl="0" w:tplc="B1D0F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E40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DAE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D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E8D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A82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25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F4C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E4D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48371"/>
    <w:multiLevelType w:val="hybridMultilevel"/>
    <w:tmpl w:val="58D8F0EA"/>
    <w:lvl w:ilvl="0" w:tplc="E7C897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FE49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A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46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E0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A2B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F49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3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1EB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53188"/>
    <w:multiLevelType w:val="hybridMultilevel"/>
    <w:tmpl w:val="FFFFFFFF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5983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C00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2A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1CB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85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29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AA0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34F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0FA94"/>
    <w:multiLevelType w:val="hybridMultilevel"/>
    <w:tmpl w:val="D99CB104"/>
    <w:lvl w:ilvl="0" w:tplc="812CF6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59EA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3C3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401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4D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E6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A8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42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5C1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0B73"/>
    <w:multiLevelType w:val="hybridMultilevel"/>
    <w:tmpl w:val="E60615AE"/>
    <w:lvl w:ilvl="0" w:tplc="2140F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BEC29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02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4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06C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0B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64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286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ECE12"/>
    <w:multiLevelType w:val="hybridMultilevel"/>
    <w:tmpl w:val="7B284C48"/>
    <w:lvl w:ilvl="0" w:tplc="CCFA4A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3A7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86D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A9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855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CEB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23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68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411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15754"/>
    <w:multiLevelType w:val="hybridMultilevel"/>
    <w:tmpl w:val="45183EF8"/>
    <w:lvl w:ilvl="0" w:tplc="0ABAFC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E40A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0E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E3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0E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8E3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21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25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29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53054"/>
    <w:multiLevelType w:val="hybridMultilevel"/>
    <w:tmpl w:val="4B3CC144"/>
    <w:lvl w:ilvl="0" w:tplc="F13882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36C3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C9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C5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42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CC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C2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729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7E3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75B68"/>
    <w:multiLevelType w:val="hybridMultilevel"/>
    <w:tmpl w:val="0778FA64"/>
    <w:lvl w:ilvl="0" w:tplc="7EC85884">
      <w:start w:val="1"/>
      <w:numFmt w:val="decimal"/>
      <w:lvlText w:val="%1."/>
      <w:lvlJc w:val="left"/>
      <w:pPr>
        <w:ind w:left="720" w:hanging="360"/>
      </w:pPr>
    </w:lvl>
    <w:lvl w:ilvl="1" w:tplc="5A46823C">
      <w:start w:val="1"/>
      <w:numFmt w:val="lowerLetter"/>
      <w:lvlText w:val="%2."/>
      <w:lvlJc w:val="left"/>
      <w:pPr>
        <w:ind w:left="1440" w:hanging="360"/>
      </w:pPr>
    </w:lvl>
    <w:lvl w:ilvl="2" w:tplc="A94AFC64">
      <w:start w:val="1"/>
      <w:numFmt w:val="lowerRoman"/>
      <w:lvlText w:val="%3."/>
      <w:lvlJc w:val="right"/>
      <w:pPr>
        <w:ind w:left="2160" w:hanging="180"/>
      </w:pPr>
    </w:lvl>
    <w:lvl w:ilvl="3" w:tplc="35288D9C">
      <w:start w:val="1"/>
      <w:numFmt w:val="decimal"/>
      <w:lvlText w:val="%4."/>
      <w:lvlJc w:val="left"/>
      <w:pPr>
        <w:ind w:left="2880" w:hanging="360"/>
      </w:pPr>
    </w:lvl>
    <w:lvl w:ilvl="4" w:tplc="42AACC46">
      <w:start w:val="1"/>
      <w:numFmt w:val="lowerLetter"/>
      <w:lvlText w:val="%5."/>
      <w:lvlJc w:val="left"/>
      <w:pPr>
        <w:ind w:left="3600" w:hanging="360"/>
      </w:pPr>
    </w:lvl>
    <w:lvl w:ilvl="5" w:tplc="40CE6C5C">
      <w:start w:val="1"/>
      <w:numFmt w:val="lowerRoman"/>
      <w:lvlText w:val="%6."/>
      <w:lvlJc w:val="right"/>
      <w:pPr>
        <w:ind w:left="4320" w:hanging="180"/>
      </w:pPr>
    </w:lvl>
    <w:lvl w:ilvl="6" w:tplc="756E6E9C">
      <w:start w:val="1"/>
      <w:numFmt w:val="decimal"/>
      <w:lvlText w:val="%7."/>
      <w:lvlJc w:val="left"/>
      <w:pPr>
        <w:ind w:left="5040" w:hanging="360"/>
      </w:pPr>
    </w:lvl>
    <w:lvl w:ilvl="7" w:tplc="CBC02702">
      <w:start w:val="1"/>
      <w:numFmt w:val="lowerLetter"/>
      <w:lvlText w:val="%8."/>
      <w:lvlJc w:val="left"/>
      <w:pPr>
        <w:ind w:left="5760" w:hanging="360"/>
      </w:pPr>
    </w:lvl>
    <w:lvl w:ilvl="8" w:tplc="C5583C7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36A66"/>
    <w:multiLevelType w:val="multilevel"/>
    <w:tmpl w:val="221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45A09"/>
    <w:multiLevelType w:val="hybridMultilevel"/>
    <w:tmpl w:val="5B4E4CF6"/>
    <w:lvl w:ilvl="0" w:tplc="F2380D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203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8F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C5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381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0C6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43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6C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2C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01BF3"/>
    <w:multiLevelType w:val="hybridMultilevel"/>
    <w:tmpl w:val="F818389A"/>
    <w:lvl w:ilvl="0" w:tplc="E72AD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347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83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67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26A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68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4E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F24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66D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526CB"/>
    <w:multiLevelType w:val="hybridMultilevel"/>
    <w:tmpl w:val="84CC0DAC"/>
    <w:lvl w:ilvl="0" w:tplc="FC9A4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546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6A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18D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284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1AD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4A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6F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553ABA"/>
    <w:multiLevelType w:val="multilevel"/>
    <w:tmpl w:val="7FD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C47C9"/>
    <w:multiLevelType w:val="multilevel"/>
    <w:tmpl w:val="65B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9346C"/>
    <w:multiLevelType w:val="hybridMultilevel"/>
    <w:tmpl w:val="742AD6B8"/>
    <w:lvl w:ilvl="0" w:tplc="E3FE0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83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A84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0D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08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D63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E1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49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589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54A20"/>
    <w:multiLevelType w:val="multilevel"/>
    <w:tmpl w:val="E84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25EC2"/>
    <w:multiLevelType w:val="hybridMultilevel"/>
    <w:tmpl w:val="847648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15159"/>
    <w:multiLevelType w:val="multilevel"/>
    <w:tmpl w:val="FE6E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70F11"/>
    <w:multiLevelType w:val="hybridMultilevel"/>
    <w:tmpl w:val="8DA8C72C"/>
    <w:lvl w:ilvl="0" w:tplc="6E2279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52ED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40B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A2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50B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089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6E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E6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68E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4F07EE"/>
    <w:multiLevelType w:val="hybridMultilevel"/>
    <w:tmpl w:val="9A9A9F22"/>
    <w:lvl w:ilvl="0" w:tplc="48DC8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63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0E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C98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4A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CF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4A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0E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4E4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8B52B6"/>
    <w:multiLevelType w:val="multilevel"/>
    <w:tmpl w:val="B88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DA9C5"/>
    <w:multiLevelType w:val="hybridMultilevel"/>
    <w:tmpl w:val="244E3D18"/>
    <w:lvl w:ilvl="0" w:tplc="3118B9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44CD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2E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6C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2C3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C64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85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8C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45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9C4C0"/>
    <w:multiLevelType w:val="hybridMultilevel"/>
    <w:tmpl w:val="F236C852"/>
    <w:lvl w:ilvl="0" w:tplc="AD8A32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35C7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6E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63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BCF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CC9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EC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2A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BE6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3666F"/>
    <w:multiLevelType w:val="multilevel"/>
    <w:tmpl w:val="FCD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F75FF"/>
    <w:multiLevelType w:val="multilevel"/>
    <w:tmpl w:val="0D2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F49A4"/>
    <w:multiLevelType w:val="hybridMultilevel"/>
    <w:tmpl w:val="45066F62"/>
    <w:lvl w:ilvl="0" w:tplc="5D0893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BD86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24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85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2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40F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EC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66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36F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341BA"/>
    <w:multiLevelType w:val="hybridMultilevel"/>
    <w:tmpl w:val="247C01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F4EF1"/>
    <w:multiLevelType w:val="hybridMultilevel"/>
    <w:tmpl w:val="6B82B416"/>
    <w:lvl w:ilvl="0" w:tplc="3A9828BE">
      <w:start w:val="1"/>
      <w:numFmt w:val="decimal"/>
      <w:lvlText w:val="%1."/>
      <w:lvlJc w:val="left"/>
      <w:pPr>
        <w:ind w:left="720" w:hanging="360"/>
      </w:pPr>
    </w:lvl>
    <w:lvl w:ilvl="1" w:tplc="748A5C0C">
      <w:start w:val="1"/>
      <w:numFmt w:val="lowerLetter"/>
      <w:lvlText w:val="%2."/>
      <w:lvlJc w:val="left"/>
      <w:pPr>
        <w:ind w:left="1440" w:hanging="360"/>
      </w:pPr>
    </w:lvl>
    <w:lvl w:ilvl="2" w:tplc="98E64036">
      <w:start w:val="1"/>
      <w:numFmt w:val="lowerRoman"/>
      <w:lvlText w:val="%3."/>
      <w:lvlJc w:val="right"/>
      <w:pPr>
        <w:ind w:left="2160" w:hanging="180"/>
      </w:pPr>
    </w:lvl>
    <w:lvl w:ilvl="3" w:tplc="BB4CEE6A">
      <w:start w:val="1"/>
      <w:numFmt w:val="decimal"/>
      <w:lvlText w:val="%4."/>
      <w:lvlJc w:val="left"/>
      <w:pPr>
        <w:ind w:left="2880" w:hanging="360"/>
      </w:pPr>
    </w:lvl>
    <w:lvl w:ilvl="4" w:tplc="EDFC5C50">
      <w:start w:val="1"/>
      <w:numFmt w:val="lowerLetter"/>
      <w:lvlText w:val="%5."/>
      <w:lvlJc w:val="left"/>
      <w:pPr>
        <w:ind w:left="3600" w:hanging="360"/>
      </w:pPr>
    </w:lvl>
    <w:lvl w:ilvl="5" w:tplc="F5E27548">
      <w:start w:val="1"/>
      <w:numFmt w:val="lowerRoman"/>
      <w:lvlText w:val="%6."/>
      <w:lvlJc w:val="right"/>
      <w:pPr>
        <w:ind w:left="4320" w:hanging="180"/>
      </w:pPr>
    </w:lvl>
    <w:lvl w:ilvl="6" w:tplc="ECEC9E8C">
      <w:start w:val="1"/>
      <w:numFmt w:val="decimal"/>
      <w:lvlText w:val="%7."/>
      <w:lvlJc w:val="left"/>
      <w:pPr>
        <w:ind w:left="5040" w:hanging="360"/>
      </w:pPr>
    </w:lvl>
    <w:lvl w:ilvl="7" w:tplc="DC0E9D7A">
      <w:start w:val="1"/>
      <w:numFmt w:val="lowerLetter"/>
      <w:lvlText w:val="%8."/>
      <w:lvlJc w:val="left"/>
      <w:pPr>
        <w:ind w:left="5760" w:hanging="360"/>
      </w:pPr>
    </w:lvl>
    <w:lvl w:ilvl="8" w:tplc="E36AD65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4342E8"/>
    <w:multiLevelType w:val="hybridMultilevel"/>
    <w:tmpl w:val="7EDA0F86"/>
    <w:lvl w:ilvl="0" w:tplc="0A68BB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BF61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26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86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CB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E7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CF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4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0C6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AB5F63"/>
    <w:multiLevelType w:val="multilevel"/>
    <w:tmpl w:val="3FF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E652B"/>
    <w:multiLevelType w:val="multilevel"/>
    <w:tmpl w:val="D98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2615F"/>
    <w:multiLevelType w:val="hybridMultilevel"/>
    <w:tmpl w:val="A37439A6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A04910"/>
    <w:multiLevelType w:val="hybridMultilevel"/>
    <w:tmpl w:val="2DD82116"/>
    <w:lvl w:ilvl="0" w:tplc="BAD86D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A160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CE4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C9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E6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10D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A2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18A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54F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D71B8"/>
    <w:multiLevelType w:val="hybridMultilevel"/>
    <w:tmpl w:val="288008C4"/>
    <w:lvl w:ilvl="0" w:tplc="BBDEDC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DF8A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4B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AD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EF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A0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0D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8AB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6A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4D610B"/>
    <w:multiLevelType w:val="hybridMultilevel"/>
    <w:tmpl w:val="B2F017CE"/>
    <w:lvl w:ilvl="0" w:tplc="35985E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CB09E5"/>
    <w:multiLevelType w:val="hybridMultilevel"/>
    <w:tmpl w:val="B5FAB9CC"/>
    <w:lvl w:ilvl="0" w:tplc="63C4DD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D522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86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E4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A35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42D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0E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D8F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A0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2930B8"/>
    <w:multiLevelType w:val="multilevel"/>
    <w:tmpl w:val="875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"/>
  </w:num>
  <w:num w:numId="3">
    <w:abstractNumId w:val="24"/>
  </w:num>
  <w:num w:numId="4">
    <w:abstractNumId w:val="32"/>
  </w:num>
  <w:num w:numId="5">
    <w:abstractNumId w:val="15"/>
  </w:num>
  <w:num w:numId="6">
    <w:abstractNumId w:val="16"/>
  </w:num>
  <w:num w:numId="7">
    <w:abstractNumId w:val="4"/>
  </w:num>
  <w:num w:numId="8">
    <w:abstractNumId w:val="1"/>
  </w:num>
  <w:num w:numId="9">
    <w:abstractNumId w:val="11"/>
  </w:num>
  <w:num w:numId="10">
    <w:abstractNumId w:val="9"/>
  </w:num>
  <w:num w:numId="11">
    <w:abstractNumId w:val="12"/>
  </w:num>
  <w:num w:numId="12">
    <w:abstractNumId w:val="10"/>
  </w:num>
  <w:num w:numId="13">
    <w:abstractNumId w:val="40"/>
  </w:num>
  <w:num w:numId="14">
    <w:abstractNumId w:val="26"/>
  </w:num>
  <w:num w:numId="15">
    <w:abstractNumId w:val="33"/>
  </w:num>
  <w:num w:numId="16">
    <w:abstractNumId w:val="23"/>
  </w:num>
  <w:num w:numId="17">
    <w:abstractNumId w:val="5"/>
  </w:num>
  <w:num w:numId="18">
    <w:abstractNumId w:val="0"/>
  </w:num>
  <w:num w:numId="19">
    <w:abstractNumId w:val="7"/>
  </w:num>
  <w:num w:numId="20">
    <w:abstractNumId w:val="27"/>
  </w:num>
  <w:num w:numId="21">
    <w:abstractNumId w:val="37"/>
  </w:num>
  <w:num w:numId="22">
    <w:abstractNumId w:val="38"/>
  </w:num>
  <w:num w:numId="23">
    <w:abstractNumId w:val="2"/>
  </w:num>
  <w:num w:numId="24">
    <w:abstractNumId w:val="30"/>
  </w:num>
  <w:num w:numId="25">
    <w:abstractNumId w:val="14"/>
  </w:num>
  <w:num w:numId="26">
    <w:abstractNumId w:val="6"/>
  </w:num>
  <w:num w:numId="27">
    <w:abstractNumId w:val="36"/>
  </w:num>
  <w:num w:numId="28">
    <w:abstractNumId w:val="39"/>
  </w:num>
  <w:num w:numId="29">
    <w:abstractNumId w:val="31"/>
  </w:num>
  <w:num w:numId="30">
    <w:abstractNumId w:val="21"/>
  </w:num>
  <w:num w:numId="31">
    <w:abstractNumId w:val="8"/>
  </w:num>
  <w:num w:numId="32">
    <w:abstractNumId w:val="28"/>
  </w:num>
  <w:num w:numId="33">
    <w:abstractNumId w:val="34"/>
  </w:num>
  <w:num w:numId="34">
    <w:abstractNumId w:val="20"/>
  </w:num>
  <w:num w:numId="35">
    <w:abstractNumId w:val="41"/>
  </w:num>
  <w:num w:numId="36">
    <w:abstractNumId w:val="13"/>
  </w:num>
  <w:num w:numId="37">
    <w:abstractNumId w:val="25"/>
  </w:num>
  <w:num w:numId="38">
    <w:abstractNumId w:val="18"/>
  </w:num>
  <w:num w:numId="39">
    <w:abstractNumId w:val="17"/>
  </w:num>
  <w:num w:numId="40">
    <w:abstractNumId w:val="22"/>
  </w:num>
  <w:num w:numId="41">
    <w:abstractNumId w:val="29"/>
  </w:num>
  <w:num w:numId="42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A">
    <w15:presenceInfo w15:providerId="None" w15:userId="M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activeWritingStyle w:appName="MSWord" w:lang="en-US" w:vendorID="64" w:dllVersion="131078" w:nlCheck="1" w:checkStyle="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A49"/>
    <w:rsid w:val="00184547"/>
    <w:rsid w:val="004D33D9"/>
    <w:rsid w:val="005555D4"/>
    <w:rsid w:val="00600919"/>
    <w:rsid w:val="00646131"/>
    <w:rsid w:val="00664507"/>
    <w:rsid w:val="007877C5"/>
    <w:rsid w:val="007C79DF"/>
    <w:rsid w:val="00855238"/>
    <w:rsid w:val="008D465D"/>
    <w:rsid w:val="008E5A49"/>
    <w:rsid w:val="00935999"/>
    <w:rsid w:val="00A01E84"/>
    <w:rsid w:val="00B41151"/>
    <w:rsid w:val="00B61B83"/>
    <w:rsid w:val="00B80EE1"/>
    <w:rsid w:val="00C40353"/>
    <w:rsid w:val="00C948BF"/>
    <w:rsid w:val="00C95E6B"/>
    <w:rsid w:val="00D76477"/>
    <w:rsid w:val="00E17FE5"/>
    <w:rsid w:val="00E541D6"/>
    <w:rsid w:val="00F33AA6"/>
    <w:rsid w:val="00F572EF"/>
    <w:rsid w:val="00F84627"/>
    <w:rsid w:val="05256280"/>
    <w:rsid w:val="0564C278"/>
    <w:rsid w:val="068C01FB"/>
    <w:rsid w:val="0692D3DE"/>
    <w:rsid w:val="07C01B11"/>
    <w:rsid w:val="07D8DD4D"/>
    <w:rsid w:val="07DACC49"/>
    <w:rsid w:val="0C5F1FE8"/>
    <w:rsid w:val="0CCC80E0"/>
    <w:rsid w:val="0D44DD72"/>
    <w:rsid w:val="0D847DA5"/>
    <w:rsid w:val="10E34476"/>
    <w:rsid w:val="1348D0F9"/>
    <w:rsid w:val="135ABCBF"/>
    <w:rsid w:val="1510843F"/>
    <w:rsid w:val="15E9F9EA"/>
    <w:rsid w:val="17063398"/>
    <w:rsid w:val="17256B8E"/>
    <w:rsid w:val="1849CA8C"/>
    <w:rsid w:val="19BCF629"/>
    <w:rsid w:val="1D96B277"/>
    <w:rsid w:val="1DD3C45B"/>
    <w:rsid w:val="1ED8B4FB"/>
    <w:rsid w:val="1F786CFC"/>
    <w:rsid w:val="1FC29A96"/>
    <w:rsid w:val="20529399"/>
    <w:rsid w:val="208135F6"/>
    <w:rsid w:val="21190993"/>
    <w:rsid w:val="2141D1BA"/>
    <w:rsid w:val="22AD0C77"/>
    <w:rsid w:val="233FD3DB"/>
    <w:rsid w:val="243EA228"/>
    <w:rsid w:val="24F294B0"/>
    <w:rsid w:val="253BFD96"/>
    <w:rsid w:val="256754A0"/>
    <w:rsid w:val="25966B31"/>
    <w:rsid w:val="25988F6D"/>
    <w:rsid w:val="270A9226"/>
    <w:rsid w:val="27206111"/>
    <w:rsid w:val="285CDB4A"/>
    <w:rsid w:val="29007326"/>
    <w:rsid w:val="29077E83"/>
    <w:rsid w:val="29189768"/>
    <w:rsid w:val="2B7CA2BA"/>
    <w:rsid w:val="2BB7BB23"/>
    <w:rsid w:val="2BCC0708"/>
    <w:rsid w:val="2CB87F2A"/>
    <w:rsid w:val="32CE7D8A"/>
    <w:rsid w:val="3349BFF1"/>
    <w:rsid w:val="33584983"/>
    <w:rsid w:val="3358E406"/>
    <w:rsid w:val="336854F8"/>
    <w:rsid w:val="3423F4D4"/>
    <w:rsid w:val="347E3B4F"/>
    <w:rsid w:val="378DBA33"/>
    <w:rsid w:val="37D64ABA"/>
    <w:rsid w:val="39C51081"/>
    <w:rsid w:val="3ABA1735"/>
    <w:rsid w:val="3B8D1EB0"/>
    <w:rsid w:val="3BB04600"/>
    <w:rsid w:val="3C13E8CE"/>
    <w:rsid w:val="3D638FD2"/>
    <w:rsid w:val="3E7BD045"/>
    <w:rsid w:val="3ED14A60"/>
    <w:rsid w:val="3FBD8303"/>
    <w:rsid w:val="40812DBA"/>
    <w:rsid w:val="4109D75C"/>
    <w:rsid w:val="4154F078"/>
    <w:rsid w:val="41A4FDE2"/>
    <w:rsid w:val="41C4BECB"/>
    <w:rsid w:val="44970833"/>
    <w:rsid w:val="45113D71"/>
    <w:rsid w:val="457F477C"/>
    <w:rsid w:val="46681025"/>
    <w:rsid w:val="4672AFD1"/>
    <w:rsid w:val="46C308BB"/>
    <w:rsid w:val="46FE1101"/>
    <w:rsid w:val="47A83CEF"/>
    <w:rsid w:val="48D0B860"/>
    <w:rsid w:val="48F1FF3C"/>
    <w:rsid w:val="49A22D6D"/>
    <w:rsid w:val="4A2ED653"/>
    <w:rsid w:val="4A2F7B9C"/>
    <w:rsid w:val="4B8642C3"/>
    <w:rsid w:val="4BDF9057"/>
    <w:rsid w:val="507DFC1B"/>
    <w:rsid w:val="51ED9319"/>
    <w:rsid w:val="52D33BE2"/>
    <w:rsid w:val="5315FBF0"/>
    <w:rsid w:val="534FA29E"/>
    <w:rsid w:val="558374C5"/>
    <w:rsid w:val="56E5B513"/>
    <w:rsid w:val="57B70EC2"/>
    <w:rsid w:val="57DAACFA"/>
    <w:rsid w:val="584CB17C"/>
    <w:rsid w:val="586AF7E6"/>
    <w:rsid w:val="5893E7AF"/>
    <w:rsid w:val="58DD5E84"/>
    <w:rsid w:val="58ED3408"/>
    <w:rsid w:val="5927803B"/>
    <w:rsid w:val="5988553D"/>
    <w:rsid w:val="5AEC106B"/>
    <w:rsid w:val="5B1B351B"/>
    <w:rsid w:val="5DE65684"/>
    <w:rsid w:val="5F34C7C8"/>
    <w:rsid w:val="5F91FA6A"/>
    <w:rsid w:val="5FFD91F4"/>
    <w:rsid w:val="6039AA67"/>
    <w:rsid w:val="60BE1138"/>
    <w:rsid w:val="60C0F329"/>
    <w:rsid w:val="613C200B"/>
    <w:rsid w:val="6142534F"/>
    <w:rsid w:val="623D7055"/>
    <w:rsid w:val="625A86D1"/>
    <w:rsid w:val="62F5DDB1"/>
    <w:rsid w:val="63FAB3CE"/>
    <w:rsid w:val="6417B12C"/>
    <w:rsid w:val="6488B91B"/>
    <w:rsid w:val="65ABD0CC"/>
    <w:rsid w:val="66FB49EF"/>
    <w:rsid w:val="67CDBE23"/>
    <w:rsid w:val="680C7842"/>
    <w:rsid w:val="685BAB22"/>
    <w:rsid w:val="68A10A2F"/>
    <w:rsid w:val="6B190E5C"/>
    <w:rsid w:val="6B6CBE23"/>
    <w:rsid w:val="6BA88654"/>
    <w:rsid w:val="6BB90231"/>
    <w:rsid w:val="6C644F01"/>
    <w:rsid w:val="6C6B4E4A"/>
    <w:rsid w:val="6CD5E8E6"/>
    <w:rsid w:val="6CDE4E7A"/>
    <w:rsid w:val="6D734175"/>
    <w:rsid w:val="6DE0A39C"/>
    <w:rsid w:val="6EFD8150"/>
    <w:rsid w:val="70274A47"/>
    <w:rsid w:val="7089E471"/>
    <w:rsid w:val="71A52F87"/>
    <w:rsid w:val="72A406F9"/>
    <w:rsid w:val="72B6B9D5"/>
    <w:rsid w:val="72E83F4E"/>
    <w:rsid w:val="7312B9EC"/>
    <w:rsid w:val="737CD59A"/>
    <w:rsid w:val="73C5CCDC"/>
    <w:rsid w:val="74937DE6"/>
    <w:rsid w:val="7573C145"/>
    <w:rsid w:val="7659171C"/>
    <w:rsid w:val="77BC1950"/>
    <w:rsid w:val="78BEE0EB"/>
    <w:rsid w:val="7A1917B5"/>
    <w:rsid w:val="7A33506F"/>
    <w:rsid w:val="7B389F66"/>
    <w:rsid w:val="7C212313"/>
    <w:rsid w:val="7C3207FF"/>
    <w:rsid w:val="7CC140A9"/>
    <w:rsid w:val="7F80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E56F"/>
  <w15:chartTrackingRefBased/>
  <w15:docId w15:val="{E334E8C0-908E-4BB5-AF16-F48729B6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link w:val="Cmsor1Char"/>
    <w:uiPriority w:val="9"/>
    <w:qFormat/>
    <w:rsid w:val="1706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uiPriority w:val="9"/>
    <w:unhideWhenUsed/>
    <w:qFormat/>
    <w:rsid w:val="008D465D"/>
    <w:pPr>
      <w:keepNext/>
      <w:keepLines/>
      <w:spacing w:after="0" w:line="360" w:lineRule="auto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Cmsor3">
    <w:name w:val="heading 3"/>
    <w:uiPriority w:val="9"/>
    <w:unhideWhenUsed/>
    <w:qFormat/>
    <w:rsid w:val="285CDB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link w:val="lfejChar"/>
    <w:uiPriority w:val="99"/>
    <w:unhideWhenUsed/>
    <w:rsid w:val="170633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link w:val="lfej"/>
    <w:uiPriority w:val="99"/>
    <w:rsid w:val="17063398"/>
  </w:style>
  <w:style w:type="paragraph" w:styleId="llb">
    <w:name w:val="footer"/>
    <w:link w:val="llbChar"/>
    <w:uiPriority w:val="99"/>
    <w:unhideWhenUsed/>
    <w:rsid w:val="170633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link w:val="llb"/>
    <w:uiPriority w:val="99"/>
    <w:rsid w:val="17063398"/>
  </w:style>
  <w:style w:type="paragraph" w:styleId="Listaszerbekezds">
    <w:name w:val="List Paragraph"/>
    <w:uiPriority w:val="34"/>
    <w:qFormat/>
    <w:rsid w:val="17063398"/>
    <w:pPr>
      <w:ind w:left="720"/>
      <w:contextualSpacing/>
    </w:pPr>
  </w:style>
  <w:style w:type="character" w:customStyle="1" w:styleId="Cmsor1Char">
    <w:name w:val="Címsor 1 Char"/>
    <w:link w:val="Cmsor1"/>
    <w:uiPriority w:val="9"/>
    <w:rsid w:val="170633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styleId="Hiperhivatkozs">
    <w:name w:val="Hyperlink"/>
    <w:uiPriority w:val="99"/>
    <w:unhideWhenUsed/>
    <w:rsid w:val="17063398"/>
    <w:rPr>
      <w:color w:val="0563C1"/>
      <w:u w:val="single"/>
    </w:rPr>
  </w:style>
  <w:style w:type="paragraph" w:styleId="TJ1">
    <w:name w:val="toc 1"/>
    <w:uiPriority w:val="39"/>
    <w:unhideWhenUsed/>
    <w:rsid w:val="17063398"/>
    <w:pPr>
      <w:spacing w:after="100"/>
    </w:pPr>
  </w:style>
  <w:style w:type="paragraph" w:styleId="TJ2">
    <w:name w:val="toc 2"/>
    <w:uiPriority w:val="39"/>
    <w:unhideWhenUsed/>
    <w:rsid w:val="17063398"/>
    <w:pPr>
      <w:spacing w:after="100"/>
      <w:ind w:left="220"/>
    </w:pPr>
  </w:style>
  <w:style w:type="paragraph" w:styleId="Nincstrkz">
    <w:name w:val="No Spacing"/>
    <w:uiPriority w:val="1"/>
    <w:qFormat/>
    <w:rsid w:val="3423F4D4"/>
    <w:pPr>
      <w:spacing w:after="0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C40353"/>
    <w:pPr>
      <w:spacing w:before="240" w:after="0"/>
      <w:outlineLvl w:val="9"/>
    </w:pPr>
    <w:rPr>
      <w:sz w:val="32"/>
      <w:szCs w:val="3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40353"/>
    <w:pPr>
      <w:spacing w:after="100"/>
      <w:ind w:left="440"/>
    </w:pPr>
  </w:style>
  <w:style w:type="paragraph" w:styleId="NormlWeb">
    <w:name w:val="Normal (Web)"/>
    <w:basedOn w:val="Norml"/>
    <w:uiPriority w:val="99"/>
    <w:semiHidden/>
    <w:unhideWhenUsed/>
    <w:rsid w:val="007C7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572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572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5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5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3000/api/auth/register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eszt@pelda.h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/api/auth/regist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3000/api/products?search=domino&amp;limit=10" TargetMode="External"/><Relationship Id="rId10" Type="http://schemas.openxmlformats.org/officeDocument/2006/relationships/hyperlink" Target="http://localhost:$%7bPORT%7d%60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ilto:%7b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B46C5-2CE1-463E-BC41-6EE873B23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46</Pages>
  <Words>8397</Words>
  <Characters>57943</Characters>
  <Application>Microsoft Office Word</Application>
  <DocSecurity>0</DocSecurity>
  <Lines>482</Lines>
  <Paragraphs>132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Pásztor Simon</dc:creator>
  <cp:keywords/>
  <dc:description/>
  <cp:lastModifiedBy>MAA</cp:lastModifiedBy>
  <cp:revision>5</cp:revision>
  <dcterms:created xsi:type="dcterms:W3CDTF">2026-03-13T11:08:00Z</dcterms:created>
  <dcterms:modified xsi:type="dcterms:W3CDTF">2026-03-13T11:14:00Z</dcterms:modified>
</cp:coreProperties>
</file>